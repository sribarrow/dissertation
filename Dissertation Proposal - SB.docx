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FD7C1" w14:textId="77777777" w:rsidR="00E4305F" w:rsidRDefault="00E4305F" w:rsidP="006F0CFC">
      <w:pPr>
        <w:pStyle w:val="Title"/>
        <w:jc w:val="center"/>
      </w:pPr>
    </w:p>
    <w:p w14:paraId="2326523D" w14:textId="77777777" w:rsidR="00E4305F" w:rsidRDefault="00E4305F" w:rsidP="006F0CFC">
      <w:pPr>
        <w:pStyle w:val="Title"/>
        <w:jc w:val="center"/>
      </w:pPr>
    </w:p>
    <w:p w14:paraId="43C6A30E" w14:textId="77777777" w:rsidR="00E4305F" w:rsidRDefault="00E4305F" w:rsidP="006F0CFC">
      <w:pPr>
        <w:pStyle w:val="Title"/>
        <w:jc w:val="center"/>
      </w:pPr>
    </w:p>
    <w:p w14:paraId="23EDE2B8" w14:textId="77777777" w:rsidR="00E4305F" w:rsidRDefault="00E4305F" w:rsidP="006F0CFC">
      <w:pPr>
        <w:pStyle w:val="Title"/>
        <w:jc w:val="center"/>
      </w:pPr>
    </w:p>
    <w:p w14:paraId="66CA7AF1" w14:textId="77777777" w:rsidR="00E4305F" w:rsidRDefault="00E4305F" w:rsidP="006F0CFC">
      <w:pPr>
        <w:pStyle w:val="Title"/>
        <w:jc w:val="center"/>
      </w:pPr>
    </w:p>
    <w:p w14:paraId="7AD72DC0" w14:textId="52E37684" w:rsidR="00E4305F" w:rsidRDefault="00D74FC9" w:rsidP="006F0CFC">
      <w:pPr>
        <w:pStyle w:val="Title"/>
        <w:jc w:val="center"/>
      </w:pPr>
      <w:r>
        <w:fldChar w:fldCharType="begin"/>
      </w:r>
      <w:r>
        <w:instrText>&lt;CWZ.STYLE&gt;ieee&lt;/CWZ.STYLE&gt;</w:instrText>
      </w:r>
      <w:r>
        <w:fldChar w:fldCharType="end"/>
      </w:r>
      <w:r w:rsidR="006F0CFC">
        <w:t xml:space="preserve">Recognition of Parent Ragas </w:t>
      </w:r>
      <w:del w:id="0" w:author="sripriya" w:date="2018-05-18T18:59:00Z">
        <w:r w:rsidR="00E63DFE" w:rsidDel="008D63D9">
          <w:delText xml:space="preserve">– </w:delText>
        </w:r>
      </w:del>
      <w:ins w:id="1" w:author="sripriya" w:date="2018-05-18T18:59:00Z">
        <w:r w:rsidR="008D63D9">
          <w:t xml:space="preserve">with </w:t>
        </w:r>
      </w:ins>
    </w:p>
    <w:p w14:paraId="5E771404" w14:textId="55E5D6AD" w:rsidR="00FB02F6" w:rsidRDefault="00E63DFE" w:rsidP="006F0CFC">
      <w:pPr>
        <w:pStyle w:val="Title"/>
        <w:jc w:val="center"/>
      </w:pPr>
      <w:del w:id="2" w:author="sripriya" w:date="2018-05-18T18:58:00Z">
        <w:r w:rsidDel="008D63D9">
          <w:delText xml:space="preserve">Neural Network </w:delText>
        </w:r>
        <w:r w:rsidR="00E4305F" w:rsidDel="008D63D9">
          <w:delText>&amp;</w:delText>
        </w:r>
        <w:r w:rsidR="00D9086E" w:rsidDel="008D63D9">
          <w:delText>AngularJS</w:delText>
        </w:r>
      </w:del>
      <w:ins w:id="3" w:author="sripriya" w:date="2018-05-18T18:58:00Z">
        <w:r w:rsidR="008D63D9">
          <w:t>Deep Learning</w:t>
        </w:r>
      </w:ins>
    </w:p>
    <w:p w14:paraId="4155C093" w14:textId="11C9A763" w:rsidR="001102B7" w:rsidRDefault="001102B7" w:rsidP="001102B7"/>
    <w:p w14:paraId="00274E98" w14:textId="295FF9BC" w:rsidR="001102B7" w:rsidRPr="001102B7" w:rsidRDefault="001102B7" w:rsidP="001102B7">
      <w:pPr>
        <w:jc w:val="center"/>
      </w:pPr>
      <w:r>
        <w:t>By Sripriya Barrow</w:t>
      </w:r>
    </w:p>
    <w:p w14:paraId="097E9A14" w14:textId="7C0E8D08" w:rsidR="00E4305F" w:rsidRDefault="00E4305F">
      <w:r>
        <w:br w:type="page"/>
      </w:r>
    </w:p>
    <w:sdt>
      <w:sdtPr>
        <w:rPr>
          <w:rFonts w:asciiTheme="minorHAnsi" w:eastAsiaTheme="minorHAnsi" w:hAnsiTheme="minorHAnsi" w:cstheme="minorBidi"/>
          <w:color w:val="auto"/>
          <w:sz w:val="22"/>
          <w:szCs w:val="22"/>
          <w:lang w:val="en-GB"/>
        </w:rPr>
        <w:id w:val="-1772612717"/>
        <w:docPartObj>
          <w:docPartGallery w:val="Table of Contents"/>
          <w:docPartUnique/>
        </w:docPartObj>
      </w:sdtPr>
      <w:sdtEndPr>
        <w:rPr>
          <w:b/>
          <w:bCs/>
          <w:noProof/>
        </w:rPr>
      </w:sdtEndPr>
      <w:sdtContent>
        <w:p w14:paraId="6A5EA8DD" w14:textId="4A0CD52F" w:rsidR="00A42C0D" w:rsidRDefault="00A42C0D">
          <w:pPr>
            <w:pStyle w:val="TOCHeading"/>
          </w:pPr>
          <w:r>
            <w:t>Table of Contents</w:t>
          </w:r>
        </w:p>
        <w:p w14:paraId="0802A258" w14:textId="18580B1A" w:rsidR="001102B7" w:rsidRDefault="00706B86">
          <w:pPr>
            <w:pStyle w:val="TOC1"/>
            <w:tabs>
              <w:tab w:val="left" w:pos="440"/>
              <w:tab w:val="right" w:leader="dot" w:pos="9016"/>
            </w:tabs>
            <w:rPr>
              <w:rFonts w:eastAsiaTheme="minorEastAsia"/>
              <w:noProof/>
              <w:lang w:eastAsia="en-GB"/>
            </w:rPr>
          </w:pPr>
          <w:r>
            <w:fldChar w:fldCharType="begin"/>
          </w:r>
          <w:r>
            <w:instrText xml:space="preserve"> TOC \o "1-5" \h \z \u </w:instrText>
          </w:r>
          <w:r>
            <w:fldChar w:fldCharType="separate"/>
          </w:r>
          <w:hyperlink w:anchor="_Toc514018929" w:history="1">
            <w:r w:rsidR="001102B7" w:rsidRPr="007457FF">
              <w:rPr>
                <w:rStyle w:val="Hyperlink"/>
                <w:noProof/>
              </w:rPr>
              <w:t>1</w:t>
            </w:r>
            <w:r w:rsidR="001102B7">
              <w:rPr>
                <w:rFonts w:eastAsiaTheme="minorEastAsia"/>
                <w:noProof/>
                <w:lang w:eastAsia="en-GB"/>
              </w:rPr>
              <w:tab/>
            </w:r>
            <w:r w:rsidR="001102B7" w:rsidRPr="007457FF">
              <w:rPr>
                <w:rStyle w:val="Hyperlink"/>
                <w:noProof/>
              </w:rPr>
              <w:t>Aim</w:t>
            </w:r>
            <w:r w:rsidR="001102B7">
              <w:rPr>
                <w:noProof/>
                <w:webHidden/>
              </w:rPr>
              <w:tab/>
            </w:r>
            <w:r w:rsidR="001102B7">
              <w:rPr>
                <w:noProof/>
                <w:webHidden/>
              </w:rPr>
              <w:fldChar w:fldCharType="begin"/>
            </w:r>
            <w:r w:rsidR="001102B7">
              <w:rPr>
                <w:noProof/>
                <w:webHidden/>
              </w:rPr>
              <w:instrText xml:space="preserve"> PAGEREF _Toc514018929 \h </w:instrText>
            </w:r>
            <w:r w:rsidR="001102B7">
              <w:rPr>
                <w:noProof/>
                <w:webHidden/>
              </w:rPr>
            </w:r>
            <w:r w:rsidR="001102B7">
              <w:rPr>
                <w:noProof/>
                <w:webHidden/>
              </w:rPr>
              <w:fldChar w:fldCharType="separate"/>
            </w:r>
            <w:r w:rsidR="001102B7">
              <w:rPr>
                <w:noProof/>
                <w:webHidden/>
              </w:rPr>
              <w:t>4</w:t>
            </w:r>
            <w:r w:rsidR="001102B7">
              <w:rPr>
                <w:noProof/>
                <w:webHidden/>
              </w:rPr>
              <w:fldChar w:fldCharType="end"/>
            </w:r>
          </w:hyperlink>
        </w:p>
        <w:p w14:paraId="681AADB5" w14:textId="354B00D7" w:rsidR="001102B7" w:rsidRDefault="008D63D9">
          <w:pPr>
            <w:pStyle w:val="TOC1"/>
            <w:tabs>
              <w:tab w:val="left" w:pos="440"/>
              <w:tab w:val="right" w:leader="dot" w:pos="9016"/>
            </w:tabs>
            <w:rPr>
              <w:rFonts w:eastAsiaTheme="minorEastAsia"/>
              <w:noProof/>
              <w:lang w:eastAsia="en-GB"/>
            </w:rPr>
          </w:pPr>
          <w:hyperlink w:anchor="_Toc514018930" w:history="1">
            <w:r w:rsidR="001102B7" w:rsidRPr="007457FF">
              <w:rPr>
                <w:rStyle w:val="Hyperlink"/>
                <w:noProof/>
              </w:rPr>
              <w:t>2</w:t>
            </w:r>
            <w:r w:rsidR="001102B7">
              <w:rPr>
                <w:rFonts w:eastAsiaTheme="minorEastAsia"/>
                <w:noProof/>
                <w:lang w:eastAsia="en-GB"/>
              </w:rPr>
              <w:tab/>
            </w:r>
            <w:r w:rsidR="001102B7" w:rsidRPr="007457FF">
              <w:rPr>
                <w:rStyle w:val="Hyperlink"/>
                <w:noProof/>
              </w:rPr>
              <w:t>Background</w:t>
            </w:r>
            <w:r w:rsidR="001102B7">
              <w:rPr>
                <w:noProof/>
                <w:webHidden/>
              </w:rPr>
              <w:tab/>
            </w:r>
            <w:r w:rsidR="001102B7">
              <w:rPr>
                <w:noProof/>
                <w:webHidden/>
              </w:rPr>
              <w:fldChar w:fldCharType="begin"/>
            </w:r>
            <w:r w:rsidR="001102B7">
              <w:rPr>
                <w:noProof/>
                <w:webHidden/>
              </w:rPr>
              <w:instrText xml:space="preserve"> PAGEREF _Toc514018930 \h </w:instrText>
            </w:r>
            <w:r w:rsidR="001102B7">
              <w:rPr>
                <w:noProof/>
                <w:webHidden/>
              </w:rPr>
            </w:r>
            <w:r w:rsidR="001102B7">
              <w:rPr>
                <w:noProof/>
                <w:webHidden/>
              </w:rPr>
              <w:fldChar w:fldCharType="separate"/>
            </w:r>
            <w:r w:rsidR="001102B7">
              <w:rPr>
                <w:noProof/>
                <w:webHidden/>
              </w:rPr>
              <w:t>4</w:t>
            </w:r>
            <w:r w:rsidR="001102B7">
              <w:rPr>
                <w:noProof/>
                <w:webHidden/>
              </w:rPr>
              <w:fldChar w:fldCharType="end"/>
            </w:r>
          </w:hyperlink>
        </w:p>
        <w:p w14:paraId="6286EB3E" w14:textId="47B68FD8" w:rsidR="001102B7" w:rsidRDefault="008D63D9">
          <w:pPr>
            <w:pStyle w:val="TOC2"/>
            <w:tabs>
              <w:tab w:val="left" w:pos="880"/>
              <w:tab w:val="right" w:leader="dot" w:pos="9016"/>
            </w:tabs>
            <w:rPr>
              <w:rFonts w:eastAsiaTheme="minorEastAsia"/>
              <w:noProof/>
              <w:lang w:eastAsia="en-GB"/>
            </w:rPr>
          </w:pPr>
          <w:hyperlink w:anchor="_Toc514018931" w:history="1">
            <w:r w:rsidR="001102B7" w:rsidRPr="007457FF">
              <w:rPr>
                <w:rStyle w:val="Hyperlink"/>
                <w:noProof/>
                <w14:scene3d>
                  <w14:camera w14:prst="orthographicFront"/>
                  <w14:lightRig w14:rig="threePt" w14:dir="t">
                    <w14:rot w14:lat="0" w14:lon="0" w14:rev="0"/>
                  </w14:lightRig>
                </w14:scene3d>
              </w:rPr>
              <w:t>2.1</w:t>
            </w:r>
            <w:r w:rsidR="001102B7">
              <w:rPr>
                <w:rFonts w:eastAsiaTheme="minorEastAsia"/>
                <w:noProof/>
                <w:lang w:eastAsia="en-GB"/>
              </w:rPr>
              <w:tab/>
            </w:r>
            <w:r w:rsidR="001102B7" w:rsidRPr="007457FF">
              <w:rPr>
                <w:rStyle w:val="Hyperlink"/>
                <w:noProof/>
              </w:rPr>
              <w:t>Motivation</w:t>
            </w:r>
            <w:r w:rsidR="001102B7">
              <w:rPr>
                <w:noProof/>
                <w:webHidden/>
              </w:rPr>
              <w:tab/>
            </w:r>
            <w:r w:rsidR="001102B7">
              <w:rPr>
                <w:noProof/>
                <w:webHidden/>
              </w:rPr>
              <w:fldChar w:fldCharType="begin"/>
            </w:r>
            <w:r w:rsidR="001102B7">
              <w:rPr>
                <w:noProof/>
                <w:webHidden/>
              </w:rPr>
              <w:instrText xml:space="preserve"> PAGEREF _Toc514018931 \h </w:instrText>
            </w:r>
            <w:r w:rsidR="001102B7">
              <w:rPr>
                <w:noProof/>
                <w:webHidden/>
              </w:rPr>
            </w:r>
            <w:r w:rsidR="001102B7">
              <w:rPr>
                <w:noProof/>
                <w:webHidden/>
              </w:rPr>
              <w:fldChar w:fldCharType="separate"/>
            </w:r>
            <w:r w:rsidR="001102B7">
              <w:rPr>
                <w:noProof/>
                <w:webHidden/>
              </w:rPr>
              <w:t>4</w:t>
            </w:r>
            <w:r w:rsidR="001102B7">
              <w:rPr>
                <w:noProof/>
                <w:webHidden/>
              </w:rPr>
              <w:fldChar w:fldCharType="end"/>
            </w:r>
          </w:hyperlink>
        </w:p>
        <w:p w14:paraId="6CFB9857" w14:textId="6D041A33" w:rsidR="001102B7" w:rsidRDefault="008D63D9">
          <w:pPr>
            <w:pStyle w:val="TOC1"/>
            <w:tabs>
              <w:tab w:val="left" w:pos="440"/>
              <w:tab w:val="right" w:leader="dot" w:pos="9016"/>
            </w:tabs>
            <w:rPr>
              <w:rFonts w:eastAsiaTheme="minorEastAsia"/>
              <w:noProof/>
              <w:lang w:eastAsia="en-GB"/>
            </w:rPr>
          </w:pPr>
          <w:hyperlink w:anchor="_Toc514018932" w:history="1">
            <w:r w:rsidR="001102B7" w:rsidRPr="007457FF">
              <w:rPr>
                <w:rStyle w:val="Hyperlink"/>
                <w:noProof/>
              </w:rPr>
              <w:t>3</w:t>
            </w:r>
            <w:r w:rsidR="001102B7">
              <w:rPr>
                <w:rFonts w:eastAsiaTheme="minorEastAsia"/>
                <w:noProof/>
                <w:lang w:eastAsia="en-GB"/>
              </w:rPr>
              <w:tab/>
            </w:r>
            <w:r w:rsidR="001102B7" w:rsidRPr="007457FF">
              <w:rPr>
                <w:rStyle w:val="Hyperlink"/>
                <w:noProof/>
              </w:rPr>
              <w:t>Literature Review</w:t>
            </w:r>
            <w:r w:rsidR="001102B7">
              <w:rPr>
                <w:noProof/>
                <w:webHidden/>
              </w:rPr>
              <w:tab/>
            </w:r>
            <w:r w:rsidR="001102B7">
              <w:rPr>
                <w:noProof/>
                <w:webHidden/>
              </w:rPr>
              <w:fldChar w:fldCharType="begin"/>
            </w:r>
            <w:r w:rsidR="001102B7">
              <w:rPr>
                <w:noProof/>
                <w:webHidden/>
              </w:rPr>
              <w:instrText xml:space="preserve"> PAGEREF _Toc514018932 \h </w:instrText>
            </w:r>
            <w:r w:rsidR="001102B7">
              <w:rPr>
                <w:noProof/>
                <w:webHidden/>
              </w:rPr>
            </w:r>
            <w:r w:rsidR="001102B7">
              <w:rPr>
                <w:noProof/>
                <w:webHidden/>
              </w:rPr>
              <w:fldChar w:fldCharType="separate"/>
            </w:r>
            <w:r w:rsidR="001102B7">
              <w:rPr>
                <w:noProof/>
                <w:webHidden/>
              </w:rPr>
              <w:t>5</w:t>
            </w:r>
            <w:r w:rsidR="001102B7">
              <w:rPr>
                <w:noProof/>
                <w:webHidden/>
              </w:rPr>
              <w:fldChar w:fldCharType="end"/>
            </w:r>
          </w:hyperlink>
        </w:p>
        <w:p w14:paraId="0B103440" w14:textId="07D7D578" w:rsidR="001102B7" w:rsidRDefault="008D63D9">
          <w:pPr>
            <w:pStyle w:val="TOC2"/>
            <w:tabs>
              <w:tab w:val="left" w:pos="880"/>
              <w:tab w:val="right" w:leader="dot" w:pos="9016"/>
            </w:tabs>
            <w:rPr>
              <w:rFonts w:eastAsiaTheme="minorEastAsia"/>
              <w:noProof/>
              <w:lang w:eastAsia="en-GB"/>
            </w:rPr>
          </w:pPr>
          <w:hyperlink w:anchor="_Toc514018933" w:history="1">
            <w:r w:rsidR="001102B7" w:rsidRPr="007457FF">
              <w:rPr>
                <w:rStyle w:val="Hyperlink"/>
                <w:noProof/>
                <w14:scene3d>
                  <w14:camera w14:prst="orthographicFront"/>
                  <w14:lightRig w14:rig="threePt" w14:dir="t">
                    <w14:rot w14:lat="0" w14:lon="0" w14:rev="0"/>
                  </w14:lightRig>
                </w14:scene3d>
              </w:rPr>
              <w:t>3.1</w:t>
            </w:r>
            <w:r w:rsidR="001102B7">
              <w:rPr>
                <w:rFonts w:eastAsiaTheme="minorEastAsia"/>
                <w:noProof/>
                <w:lang w:eastAsia="en-GB"/>
              </w:rPr>
              <w:tab/>
            </w:r>
            <w:r w:rsidR="001102B7" w:rsidRPr="007457FF">
              <w:rPr>
                <w:rStyle w:val="Hyperlink"/>
                <w:noProof/>
              </w:rPr>
              <w:t>AngularJS, A Birds eye view</w:t>
            </w:r>
            <w:r w:rsidR="001102B7">
              <w:rPr>
                <w:noProof/>
                <w:webHidden/>
              </w:rPr>
              <w:tab/>
            </w:r>
            <w:r w:rsidR="001102B7">
              <w:rPr>
                <w:noProof/>
                <w:webHidden/>
              </w:rPr>
              <w:fldChar w:fldCharType="begin"/>
            </w:r>
            <w:r w:rsidR="001102B7">
              <w:rPr>
                <w:noProof/>
                <w:webHidden/>
              </w:rPr>
              <w:instrText xml:space="preserve"> PAGEREF _Toc514018933 \h </w:instrText>
            </w:r>
            <w:r w:rsidR="001102B7">
              <w:rPr>
                <w:noProof/>
                <w:webHidden/>
              </w:rPr>
            </w:r>
            <w:r w:rsidR="001102B7">
              <w:rPr>
                <w:noProof/>
                <w:webHidden/>
              </w:rPr>
              <w:fldChar w:fldCharType="separate"/>
            </w:r>
            <w:r w:rsidR="001102B7">
              <w:rPr>
                <w:noProof/>
                <w:webHidden/>
              </w:rPr>
              <w:t>5</w:t>
            </w:r>
            <w:r w:rsidR="001102B7">
              <w:rPr>
                <w:noProof/>
                <w:webHidden/>
              </w:rPr>
              <w:fldChar w:fldCharType="end"/>
            </w:r>
          </w:hyperlink>
        </w:p>
        <w:p w14:paraId="07B12B6F" w14:textId="051D2F2E" w:rsidR="001102B7" w:rsidRDefault="008D63D9">
          <w:pPr>
            <w:pStyle w:val="TOC3"/>
            <w:tabs>
              <w:tab w:val="left" w:pos="1320"/>
              <w:tab w:val="right" w:leader="dot" w:pos="9016"/>
            </w:tabs>
            <w:rPr>
              <w:rFonts w:eastAsiaTheme="minorEastAsia"/>
              <w:noProof/>
              <w:lang w:eastAsia="en-GB"/>
            </w:rPr>
          </w:pPr>
          <w:hyperlink w:anchor="_Toc514018934" w:history="1">
            <w:r w:rsidR="001102B7" w:rsidRPr="007457FF">
              <w:rPr>
                <w:rStyle w:val="Hyperlink"/>
                <w:noProof/>
              </w:rPr>
              <w:t>3.1.1</w:t>
            </w:r>
            <w:r w:rsidR="001102B7">
              <w:rPr>
                <w:rFonts w:eastAsiaTheme="minorEastAsia"/>
                <w:noProof/>
                <w:lang w:eastAsia="en-GB"/>
              </w:rPr>
              <w:tab/>
            </w:r>
            <w:r w:rsidR="001102B7" w:rsidRPr="007457FF">
              <w:rPr>
                <w:rStyle w:val="Hyperlink"/>
                <w:noProof/>
              </w:rPr>
              <w:t>Why AngularJS</w:t>
            </w:r>
            <w:r w:rsidR="001102B7">
              <w:rPr>
                <w:noProof/>
                <w:webHidden/>
              </w:rPr>
              <w:tab/>
            </w:r>
            <w:r w:rsidR="001102B7">
              <w:rPr>
                <w:noProof/>
                <w:webHidden/>
              </w:rPr>
              <w:fldChar w:fldCharType="begin"/>
            </w:r>
            <w:r w:rsidR="001102B7">
              <w:rPr>
                <w:noProof/>
                <w:webHidden/>
              </w:rPr>
              <w:instrText xml:space="preserve"> PAGEREF _Toc514018934 \h </w:instrText>
            </w:r>
            <w:r w:rsidR="001102B7">
              <w:rPr>
                <w:noProof/>
                <w:webHidden/>
              </w:rPr>
            </w:r>
            <w:r w:rsidR="001102B7">
              <w:rPr>
                <w:noProof/>
                <w:webHidden/>
              </w:rPr>
              <w:fldChar w:fldCharType="separate"/>
            </w:r>
            <w:r w:rsidR="001102B7">
              <w:rPr>
                <w:noProof/>
                <w:webHidden/>
              </w:rPr>
              <w:t>5</w:t>
            </w:r>
            <w:r w:rsidR="001102B7">
              <w:rPr>
                <w:noProof/>
                <w:webHidden/>
              </w:rPr>
              <w:fldChar w:fldCharType="end"/>
            </w:r>
          </w:hyperlink>
        </w:p>
        <w:p w14:paraId="32DBECEF" w14:textId="0900F3CF" w:rsidR="001102B7" w:rsidRDefault="008D63D9">
          <w:pPr>
            <w:pStyle w:val="TOC3"/>
            <w:tabs>
              <w:tab w:val="left" w:pos="1320"/>
              <w:tab w:val="right" w:leader="dot" w:pos="9016"/>
            </w:tabs>
            <w:rPr>
              <w:rFonts w:eastAsiaTheme="minorEastAsia"/>
              <w:noProof/>
              <w:lang w:eastAsia="en-GB"/>
            </w:rPr>
          </w:pPr>
          <w:hyperlink w:anchor="_Toc514018935" w:history="1">
            <w:r w:rsidR="001102B7" w:rsidRPr="007457FF">
              <w:rPr>
                <w:rStyle w:val="Hyperlink"/>
                <w:noProof/>
              </w:rPr>
              <w:t>3.1.2</w:t>
            </w:r>
            <w:r w:rsidR="001102B7">
              <w:rPr>
                <w:rFonts w:eastAsiaTheme="minorEastAsia"/>
                <w:noProof/>
                <w:lang w:eastAsia="en-GB"/>
              </w:rPr>
              <w:tab/>
            </w:r>
            <w:r w:rsidR="001102B7" w:rsidRPr="007457FF">
              <w:rPr>
                <w:rStyle w:val="Hyperlink"/>
                <w:noProof/>
              </w:rPr>
              <w:t>A Glimpse into the Carnatic Realm of Ragas</w:t>
            </w:r>
            <w:r w:rsidR="001102B7">
              <w:rPr>
                <w:noProof/>
                <w:webHidden/>
              </w:rPr>
              <w:tab/>
            </w:r>
            <w:r w:rsidR="001102B7">
              <w:rPr>
                <w:noProof/>
                <w:webHidden/>
              </w:rPr>
              <w:fldChar w:fldCharType="begin"/>
            </w:r>
            <w:r w:rsidR="001102B7">
              <w:rPr>
                <w:noProof/>
                <w:webHidden/>
              </w:rPr>
              <w:instrText xml:space="preserve"> PAGEREF _Toc514018935 \h </w:instrText>
            </w:r>
            <w:r w:rsidR="001102B7">
              <w:rPr>
                <w:noProof/>
                <w:webHidden/>
              </w:rPr>
            </w:r>
            <w:r w:rsidR="001102B7">
              <w:rPr>
                <w:noProof/>
                <w:webHidden/>
              </w:rPr>
              <w:fldChar w:fldCharType="separate"/>
            </w:r>
            <w:r w:rsidR="001102B7">
              <w:rPr>
                <w:noProof/>
                <w:webHidden/>
              </w:rPr>
              <w:t>6</w:t>
            </w:r>
            <w:r w:rsidR="001102B7">
              <w:rPr>
                <w:noProof/>
                <w:webHidden/>
              </w:rPr>
              <w:fldChar w:fldCharType="end"/>
            </w:r>
          </w:hyperlink>
        </w:p>
        <w:p w14:paraId="3A1D5BB9" w14:textId="50AB2C0B" w:rsidR="001102B7" w:rsidRDefault="008D63D9">
          <w:pPr>
            <w:pStyle w:val="TOC3"/>
            <w:tabs>
              <w:tab w:val="left" w:pos="1320"/>
              <w:tab w:val="right" w:leader="dot" w:pos="9016"/>
            </w:tabs>
            <w:rPr>
              <w:rFonts w:eastAsiaTheme="minorEastAsia"/>
              <w:noProof/>
              <w:lang w:eastAsia="en-GB"/>
            </w:rPr>
          </w:pPr>
          <w:hyperlink w:anchor="_Toc514018936" w:history="1">
            <w:r w:rsidR="001102B7" w:rsidRPr="007457FF">
              <w:rPr>
                <w:rStyle w:val="Hyperlink"/>
                <w:noProof/>
              </w:rPr>
              <w:t>3.1.3</w:t>
            </w:r>
            <w:r w:rsidR="001102B7">
              <w:rPr>
                <w:rFonts w:eastAsiaTheme="minorEastAsia"/>
                <w:noProof/>
                <w:lang w:eastAsia="en-GB"/>
              </w:rPr>
              <w:tab/>
            </w:r>
            <w:r w:rsidR="001102B7" w:rsidRPr="007457FF">
              <w:rPr>
                <w:rStyle w:val="Hyperlink"/>
                <w:noProof/>
              </w:rPr>
              <w:t>Neural networks and deep learning</w:t>
            </w:r>
            <w:r w:rsidR="001102B7">
              <w:rPr>
                <w:noProof/>
                <w:webHidden/>
              </w:rPr>
              <w:tab/>
            </w:r>
            <w:r w:rsidR="001102B7">
              <w:rPr>
                <w:noProof/>
                <w:webHidden/>
              </w:rPr>
              <w:fldChar w:fldCharType="begin"/>
            </w:r>
            <w:r w:rsidR="001102B7">
              <w:rPr>
                <w:noProof/>
                <w:webHidden/>
              </w:rPr>
              <w:instrText xml:space="preserve"> PAGEREF _Toc514018936 \h </w:instrText>
            </w:r>
            <w:r w:rsidR="001102B7">
              <w:rPr>
                <w:noProof/>
                <w:webHidden/>
              </w:rPr>
            </w:r>
            <w:r w:rsidR="001102B7">
              <w:rPr>
                <w:noProof/>
                <w:webHidden/>
              </w:rPr>
              <w:fldChar w:fldCharType="separate"/>
            </w:r>
            <w:r w:rsidR="001102B7">
              <w:rPr>
                <w:noProof/>
                <w:webHidden/>
              </w:rPr>
              <w:t>8</w:t>
            </w:r>
            <w:r w:rsidR="001102B7">
              <w:rPr>
                <w:noProof/>
                <w:webHidden/>
              </w:rPr>
              <w:fldChar w:fldCharType="end"/>
            </w:r>
          </w:hyperlink>
        </w:p>
        <w:p w14:paraId="1354AC50" w14:textId="372EF850" w:rsidR="001102B7" w:rsidRDefault="008D63D9">
          <w:pPr>
            <w:pStyle w:val="TOC4"/>
            <w:tabs>
              <w:tab w:val="left" w:pos="1540"/>
              <w:tab w:val="right" w:leader="dot" w:pos="9016"/>
            </w:tabs>
            <w:rPr>
              <w:rFonts w:eastAsiaTheme="minorEastAsia"/>
              <w:noProof/>
              <w:lang w:eastAsia="en-GB"/>
            </w:rPr>
          </w:pPr>
          <w:hyperlink w:anchor="_Toc514018937" w:history="1">
            <w:r w:rsidR="001102B7" w:rsidRPr="007457FF">
              <w:rPr>
                <w:rStyle w:val="Hyperlink"/>
                <w:noProof/>
                <w14:scene3d>
                  <w14:camera w14:prst="orthographicFront"/>
                  <w14:lightRig w14:rig="threePt" w14:dir="t">
                    <w14:rot w14:lat="0" w14:lon="0" w14:rev="0"/>
                  </w14:lightRig>
                </w14:scene3d>
              </w:rPr>
              <w:t>3.1.3.1</w:t>
            </w:r>
            <w:r w:rsidR="001102B7">
              <w:rPr>
                <w:rFonts w:eastAsiaTheme="minorEastAsia"/>
                <w:noProof/>
                <w:lang w:eastAsia="en-GB"/>
              </w:rPr>
              <w:tab/>
            </w:r>
            <w:r w:rsidR="001102B7" w:rsidRPr="007457FF">
              <w:rPr>
                <w:rStyle w:val="Hyperlink"/>
                <w:noProof/>
              </w:rPr>
              <w:t>Neurons, the building blocks</w:t>
            </w:r>
            <w:r w:rsidR="001102B7">
              <w:rPr>
                <w:noProof/>
                <w:webHidden/>
              </w:rPr>
              <w:tab/>
            </w:r>
            <w:r w:rsidR="001102B7">
              <w:rPr>
                <w:noProof/>
                <w:webHidden/>
              </w:rPr>
              <w:fldChar w:fldCharType="begin"/>
            </w:r>
            <w:r w:rsidR="001102B7">
              <w:rPr>
                <w:noProof/>
                <w:webHidden/>
              </w:rPr>
              <w:instrText xml:space="preserve"> PAGEREF _Toc514018937 \h </w:instrText>
            </w:r>
            <w:r w:rsidR="001102B7">
              <w:rPr>
                <w:noProof/>
                <w:webHidden/>
              </w:rPr>
            </w:r>
            <w:r w:rsidR="001102B7">
              <w:rPr>
                <w:noProof/>
                <w:webHidden/>
              </w:rPr>
              <w:fldChar w:fldCharType="separate"/>
            </w:r>
            <w:r w:rsidR="001102B7">
              <w:rPr>
                <w:noProof/>
                <w:webHidden/>
              </w:rPr>
              <w:t>9</w:t>
            </w:r>
            <w:r w:rsidR="001102B7">
              <w:rPr>
                <w:noProof/>
                <w:webHidden/>
              </w:rPr>
              <w:fldChar w:fldCharType="end"/>
            </w:r>
          </w:hyperlink>
        </w:p>
        <w:p w14:paraId="32634651" w14:textId="7381A3C6" w:rsidR="001102B7" w:rsidRDefault="008D63D9">
          <w:pPr>
            <w:pStyle w:val="TOC4"/>
            <w:tabs>
              <w:tab w:val="left" w:pos="1540"/>
              <w:tab w:val="right" w:leader="dot" w:pos="9016"/>
            </w:tabs>
            <w:rPr>
              <w:rFonts w:eastAsiaTheme="minorEastAsia"/>
              <w:noProof/>
              <w:lang w:eastAsia="en-GB"/>
            </w:rPr>
          </w:pPr>
          <w:hyperlink w:anchor="_Toc514018938" w:history="1">
            <w:r w:rsidR="001102B7" w:rsidRPr="007457FF">
              <w:rPr>
                <w:rStyle w:val="Hyperlink"/>
                <w:noProof/>
                <w14:scene3d>
                  <w14:camera w14:prst="orthographicFront"/>
                  <w14:lightRig w14:rig="threePt" w14:dir="t">
                    <w14:rot w14:lat="0" w14:lon="0" w14:rev="0"/>
                  </w14:lightRig>
                </w14:scene3d>
              </w:rPr>
              <w:t>3.1.3.2</w:t>
            </w:r>
            <w:r w:rsidR="001102B7">
              <w:rPr>
                <w:rFonts w:eastAsiaTheme="minorEastAsia"/>
                <w:noProof/>
                <w:lang w:eastAsia="en-GB"/>
              </w:rPr>
              <w:tab/>
            </w:r>
            <w:r w:rsidR="001102B7" w:rsidRPr="007457FF">
              <w:rPr>
                <w:rStyle w:val="Hyperlink"/>
                <w:noProof/>
              </w:rPr>
              <w:t>Weights and biases</w:t>
            </w:r>
            <w:r w:rsidR="001102B7">
              <w:rPr>
                <w:noProof/>
                <w:webHidden/>
              </w:rPr>
              <w:tab/>
            </w:r>
            <w:r w:rsidR="001102B7">
              <w:rPr>
                <w:noProof/>
                <w:webHidden/>
              </w:rPr>
              <w:fldChar w:fldCharType="begin"/>
            </w:r>
            <w:r w:rsidR="001102B7">
              <w:rPr>
                <w:noProof/>
                <w:webHidden/>
              </w:rPr>
              <w:instrText xml:space="preserve"> PAGEREF _Toc514018938 \h </w:instrText>
            </w:r>
            <w:r w:rsidR="001102B7">
              <w:rPr>
                <w:noProof/>
                <w:webHidden/>
              </w:rPr>
            </w:r>
            <w:r w:rsidR="001102B7">
              <w:rPr>
                <w:noProof/>
                <w:webHidden/>
              </w:rPr>
              <w:fldChar w:fldCharType="separate"/>
            </w:r>
            <w:r w:rsidR="001102B7">
              <w:rPr>
                <w:noProof/>
                <w:webHidden/>
              </w:rPr>
              <w:t>9</w:t>
            </w:r>
            <w:r w:rsidR="001102B7">
              <w:rPr>
                <w:noProof/>
                <w:webHidden/>
              </w:rPr>
              <w:fldChar w:fldCharType="end"/>
            </w:r>
          </w:hyperlink>
        </w:p>
        <w:p w14:paraId="258D4F52" w14:textId="41FE8158" w:rsidR="001102B7" w:rsidRDefault="008D63D9">
          <w:pPr>
            <w:pStyle w:val="TOC4"/>
            <w:tabs>
              <w:tab w:val="left" w:pos="1540"/>
              <w:tab w:val="right" w:leader="dot" w:pos="9016"/>
            </w:tabs>
            <w:rPr>
              <w:rFonts w:eastAsiaTheme="minorEastAsia"/>
              <w:noProof/>
              <w:lang w:eastAsia="en-GB"/>
            </w:rPr>
          </w:pPr>
          <w:hyperlink w:anchor="_Toc514018939" w:history="1">
            <w:r w:rsidR="001102B7" w:rsidRPr="007457FF">
              <w:rPr>
                <w:rStyle w:val="Hyperlink"/>
                <w:noProof/>
                <w14:scene3d>
                  <w14:camera w14:prst="orthographicFront"/>
                  <w14:lightRig w14:rig="threePt" w14:dir="t">
                    <w14:rot w14:lat="0" w14:lon="0" w14:rev="0"/>
                  </w14:lightRig>
                </w14:scene3d>
              </w:rPr>
              <w:t>3.1.3.3</w:t>
            </w:r>
            <w:r w:rsidR="001102B7">
              <w:rPr>
                <w:rFonts w:eastAsiaTheme="minorEastAsia"/>
                <w:noProof/>
                <w:lang w:eastAsia="en-GB"/>
              </w:rPr>
              <w:tab/>
            </w:r>
            <w:r w:rsidR="001102B7" w:rsidRPr="007457FF">
              <w:rPr>
                <w:rStyle w:val="Hyperlink"/>
                <w:noProof/>
              </w:rPr>
              <w:t>FeedForward &amp; Back propagation Network</w:t>
            </w:r>
            <w:r w:rsidR="001102B7">
              <w:rPr>
                <w:noProof/>
                <w:webHidden/>
              </w:rPr>
              <w:tab/>
            </w:r>
            <w:r w:rsidR="001102B7">
              <w:rPr>
                <w:noProof/>
                <w:webHidden/>
              </w:rPr>
              <w:fldChar w:fldCharType="begin"/>
            </w:r>
            <w:r w:rsidR="001102B7">
              <w:rPr>
                <w:noProof/>
                <w:webHidden/>
              </w:rPr>
              <w:instrText xml:space="preserve"> PAGEREF _Toc514018939 \h </w:instrText>
            </w:r>
            <w:r w:rsidR="001102B7">
              <w:rPr>
                <w:noProof/>
                <w:webHidden/>
              </w:rPr>
            </w:r>
            <w:r w:rsidR="001102B7">
              <w:rPr>
                <w:noProof/>
                <w:webHidden/>
              </w:rPr>
              <w:fldChar w:fldCharType="separate"/>
            </w:r>
            <w:r w:rsidR="001102B7">
              <w:rPr>
                <w:noProof/>
                <w:webHidden/>
              </w:rPr>
              <w:t>9</w:t>
            </w:r>
            <w:r w:rsidR="001102B7">
              <w:rPr>
                <w:noProof/>
                <w:webHidden/>
              </w:rPr>
              <w:fldChar w:fldCharType="end"/>
            </w:r>
          </w:hyperlink>
        </w:p>
        <w:p w14:paraId="3928B19D" w14:textId="2AD99507" w:rsidR="001102B7" w:rsidRDefault="008D63D9">
          <w:pPr>
            <w:pStyle w:val="TOC4"/>
            <w:tabs>
              <w:tab w:val="left" w:pos="1540"/>
              <w:tab w:val="right" w:leader="dot" w:pos="9016"/>
            </w:tabs>
            <w:rPr>
              <w:rFonts w:eastAsiaTheme="minorEastAsia"/>
              <w:noProof/>
              <w:lang w:eastAsia="en-GB"/>
            </w:rPr>
          </w:pPr>
          <w:hyperlink w:anchor="_Toc514018940" w:history="1">
            <w:r w:rsidR="001102B7" w:rsidRPr="007457FF">
              <w:rPr>
                <w:rStyle w:val="Hyperlink"/>
                <w:noProof/>
                <w14:scene3d>
                  <w14:camera w14:prst="orthographicFront"/>
                  <w14:lightRig w14:rig="threePt" w14:dir="t">
                    <w14:rot w14:lat="0" w14:lon="0" w14:rev="0"/>
                  </w14:lightRig>
                </w14:scene3d>
              </w:rPr>
              <w:t>3.1.3.4</w:t>
            </w:r>
            <w:r w:rsidR="001102B7">
              <w:rPr>
                <w:rFonts w:eastAsiaTheme="minorEastAsia"/>
                <w:noProof/>
                <w:lang w:eastAsia="en-GB"/>
              </w:rPr>
              <w:tab/>
            </w:r>
            <w:r w:rsidR="001102B7" w:rsidRPr="007457FF">
              <w:rPr>
                <w:rStyle w:val="Hyperlink"/>
                <w:noProof/>
              </w:rPr>
              <w:t>Activation Function</w:t>
            </w:r>
            <w:r w:rsidR="001102B7">
              <w:rPr>
                <w:noProof/>
                <w:webHidden/>
              </w:rPr>
              <w:tab/>
            </w:r>
            <w:r w:rsidR="001102B7">
              <w:rPr>
                <w:noProof/>
                <w:webHidden/>
              </w:rPr>
              <w:fldChar w:fldCharType="begin"/>
            </w:r>
            <w:r w:rsidR="001102B7">
              <w:rPr>
                <w:noProof/>
                <w:webHidden/>
              </w:rPr>
              <w:instrText xml:space="preserve"> PAGEREF _Toc514018940 \h </w:instrText>
            </w:r>
            <w:r w:rsidR="001102B7">
              <w:rPr>
                <w:noProof/>
                <w:webHidden/>
              </w:rPr>
            </w:r>
            <w:r w:rsidR="001102B7">
              <w:rPr>
                <w:noProof/>
                <w:webHidden/>
              </w:rPr>
              <w:fldChar w:fldCharType="separate"/>
            </w:r>
            <w:r w:rsidR="001102B7">
              <w:rPr>
                <w:noProof/>
                <w:webHidden/>
              </w:rPr>
              <w:t>10</w:t>
            </w:r>
            <w:r w:rsidR="001102B7">
              <w:rPr>
                <w:noProof/>
                <w:webHidden/>
              </w:rPr>
              <w:fldChar w:fldCharType="end"/>
            </w:r>
          </w:hyperlink>
        </w:p>
        <w:p w14:paraId="6932B00B" w14:textId="55F696E6" w:rsidR="001102B7" w:rsidRDefault="008D63D9">
          <w:pPr>
            <w:pStyle w:val="TOC4"/>
            <w:tabs>
              <w:tab w:val="left" w:pos="1540"/>
              <w:tab w:val="right" w:leader="dot" w:pos="9016"/>
            </w:tabs>
            <w:rPr>
              <w:rFonts w:eastAsiaTheme="minorEastAsia"/>
              <w:noProof/>
              <w:lang w:eastAsia="en-GB"/>
            </w:rPr>
          </w:pPr>
          <w:hyperlink w:anchor="_Toc514018941" w:history="1">
            <w:r w:rsidR="001102B7" w:rsidRPr="007457FF">
              <w:rPr>
                <w:rStyle w:val="Hyperlink"/>
                <w:noProof/>
                <w14:scene3d>
                  <w14:camera w14:prst="orthographicFront"/>
                  <w14:lightRig w14:rig="threePt" w14:dir="t">
                    <w14:rot w14:lat="0" w14:lon="0" w14:rev="0"/>
                  </w14:lightRig>
                </w14:scene3d>
              </w:rPr>
              <w:t>3.1.3.5</w:t>
            </w:r>
            <w:r w:rsidR="001102B7">
              <w:rPr>
                <w:rFonts w:eastAsiaTheme="minorEastAsia"/>
                <w:noProof/>
                <w:lang w:eastAsia="en-GB"/>
              </w:rPr>
              <w:tab/>
            </w:r>
            <w:r w:rsidR="001102B7" w:rsidRPr="007457FF">
              <w:rPr>
                <w:rStyle w:val="Hyperlink"/>
                <w:noProof/>
              </w:rPr>
              <w:t>Data for Research</w:t>
            </w:r>
            <w:r w:rsidR="001102B7">
              <w:rPr>
                <w:noProof/>
                <w:webHidden/>
              </w:rPr>
              <w:tab/>
            </w:r>
            <w:r w:rsidR="001102B7">
              <w:rPr>
                <w:noProof/>
                <w:webHidden/>
              </w:rPr>
              <w:fldChar w:fldCharType="begin"/>
            </w:r>
            <w:r w:rsidR="001102B7">
              <w:rPr>
                <w:noProof/>
                <w:webHidden/>
              </w:rPr>
              <w:instrText xml:space="preserve"> PAGEREF _Toc514018941 \h </w:instrText>
            </w:r>
            <w:r w:rsidR="001102B7">
              <w:rPr>
                <w:noProof/>
                <w:webHidden/>
              </w:rPr>
            </w:r>
            <w:r w:rsidR="001102B7">
              <w:rPr>
                <w:noProof/>
                <w:webHidden/>
              </w:rPr>
              <w:fldChar w:fldCharType="separate"/>
            </w:r>
            <w:r w:rsidR="001102B7">
              <w:rPr>
                <w:noProof/>
                <w:webHidden/>
              </w:rPr>
              <w:t>11</w:t>
            </w:r>
            <w:r w:rsidR="001102B7">
              <w:rPr>
                <w:noProof/>
                <w:webHidden/>
              </w:rPr>
              <w:fldChar w:fldCharType="end"/>
            </w:r>
          </w:hyperlink>
        </w:p>
        <w:p w14:paraId="5898984C" w14:textId="7FE65BCF" w:rsidR="001102B7" w:rsidRDefault="008D63D9">
          <w:pPr>
            <w:pStyle w:val="TOC5"/>
            <w:tabs>
              <w:tab w:val="left" w:pos="1880"/>
              <w:tab w:val="right" w:leader="dot" w:pos="9016"/>
            </w:tabs>
            <w:rPr>
              <w:rFonts w:eastAsiaTheme="minorEastAsia"/>
              <w:noProof/>
              <w:lang w:eastAsia="en-GB"/>
            </w:rPr>
          </w:pPr>
          <w:hyperlink w:anchor="_Toc514018942" w:history="1">
            <w:r w:rsidR="001102B7" w:rsidRPr="007457FF">
              <w:rPr>
                <w:rStyle w:val="Hyperlink"/>
                <w:noProof/>
              </w:rPr>
              <w:t>3.1.3.5.1</w:t>
            </w:r>
            <w:r w:rsidR="001102B7">
              <w:rPr>
                <w:rFonts w:eastAsiaTheme="minorEastAsia"/>
                <w:noProof/>
                <w:lang w:eastAsia="en-GB"/>
              </w:rPr>
              <w:tab/>
            </w:r>
            <w:r w:rsidR="001102B7" w:rsidRPr="007457FF">
              <w:rPr>
                <w:rStyle w:val="Hyperlink"/>
                <w:noProof/>
              </w:rPr>
              <w:t>How to get the Audio Data Required for the NN?</w:t>
            </w:r>
            <w:r w:rsidR="001102B7">
              <w:rPr>
                <w:noProof/>
                <w:webHidden/>
              </w:rPr>
              <w:tab/>
            </w:r>
            <w:r w:rsidR="001102B7">
              <w:rPr>
                <w:noProof/>
                <w:webHidden/>
              </w:rPr>
              <w:fldChar w:fldCharType="begin"/>
            </w:r>
            <w:r w:rsidR="001102B7">
              <w:rPr>
                <w:noProof/>
                <w:webHidden/>
              </w:rPr>
              <w:instrText xml:space="preserve"> PAGEREF _Toc514018942 \h </w:instrText>
            </w:r>
            <w:r w:rsidR="001102B7">
              <w:rPr>
                <w:noProof/>
                <w:webHidden/>
              </w:rPr>
            </w:r>
            <w:r w:rsidR="001102B7">
              <w:rPr>
                <w:noProof/>
                <w:webHidden/>
              </w:rPr>
              <w:fldChar w:fldCharType="separate"/>
            </w:r>
            <w:r w:rsidR="001102B7">
              <w:rPr>
                <w:noProof/>
                <w:webHidden/>
              </w:rPr>
              <w:t>11</w:t>
            </w:r>
            <w:r w:rsidR="001102B7">
              <w:rPr>
                <w:noProof/>
                <w:webHidden/>
              </w:rPr>
              <w:fldChar w:fldCharType="end"/>
            </w:r>
          </w:hyperlink>
        </w:p>
        <w:p w14:paraId="71177093" w14:textId="10E7D0EA" w:rsidR="001102B7" w:rsidRDefault="008D63D9">
          <w:pPr>
            <w:pStyle w:val="TOC4"/>
            <w:tabs>
              <w:tab w:val="left" w:pos="1540"/>
              <w:tab w:val="right" w:leader="dot" w:pos="9016"/>
            </w:tabs>
            <w:rPr>
              <w:rFonts w:eastAsiaTheme="minorEastAsia"/>
              <w:noProof/>
              <w:lang w:eastAsia="en-GB"/>
            </w:rPr>
          </w:pPr>
          <w:hyperlink w:anchor="_Toc514018943" w:history="1">
            <w:r w:rsidR="001102B7" w:rsidRPr="007457FF">
              <w:rPr>
                <w:rStyle w:val="Hyperlink"/>
                <w:noProof/>
                <w14:scene3d>
                  <w14:camera w14:prst="orthographicFront"/>
                  <w14:lightRig w14:rig="threePt" w14:dir="t">
                    <w14:rot w14:lat="0" w14:lon="0" w14:rev="0"/>
                  </w14:lightRig>
                </w14:scene3d>
              </w:rPr>
              <w:t>3.1.3.6</w:t>
            </w:r>
            <w:r w:rsidR="001102B7">
              <w:rPr>
                <w:rFonts w:eastAsiaTheme="minorEastAsia"/>
                <w:noProof/>
                <w:lang w:eastAsia="en-GB"/>
              </w:rPr>
              <w:tab/>
            </w:r>
            <w:r w:rsidR="001102B7" w:rsidRPr="007457FF">
              <w:rPr>
                <w:rStyle w:val="Hyperlink"/>
                <w:noProof/>
              </w:rPr>
              <w:t>Digital Representation of Sound</w:t>
            </w:r>
            <w:r w:rsidR="001102B7">
              <w:rPr>
                <w:noProof/>
                <w:webHidden/>
              </w:rPr>
              <w:tab/>
            </w:r>
            <w:r w:rsidR="001102B7">
              <w:rPr>
                <w:noProof/>
                <w:webHidden/>
              </w:rPr>
              <w:fldChar w:fldCharType="begin"/>
            </w:r>
            <w:r w:rsidR="001102B7">
              <w:rPr>
                <w:noProof/>
                <w:webHidden/>
              </w:rPr>
              <w:instrText xml:space="preserve"> PAGEREF _Toc514018943 \h </w:instrText>
            </w:r>
            <w:r w:rsidR="001102B7">
              <w:rPr>
                <w:noProof/>
                <w:webHidden/>
              </w:rPr>
            </w:r>
            <w:r w:rsidR="001102B7">
              <w:rPr>
                <w:noProof/>
                <w:webHidden/>
              </w:rPr>
              <w:fldChar w:fldCharType="separate"/>
            </w:r>
            <w:r w:rsidR="001102B7">
              <w:rPr>
                <w:noProof/>
                <w:webHidden/>
              </w:rPr>
              <w:t>11</w:t>
            </w:r>
            <w:r w:rsidR="001102B7">
              <w:rPr>
                <w:noProof/>
                <w:webHidden/>
              </w:rPr>
              <w:fldChar w:fldCharType="end"/>
            </w:r>
          </w:hyperlink>
        </w:p>
        <w:p w14:paraId="2B46B6DB" w14:textId="6034925F" w:rsidR="001102B7" w:rsidRDefault="008D63D9">
          <w:pPr>
            <w:pStyle w:val="TOC5"/>
            <w:tabs>
              <w:tab w:val="left" w:pos="1880"/>
              <w:tab w:val="right" w:leader="dot" w:pos="9016"/>
            </w:tabs>
            <w:rPr>
              <w:rFonts w:eastAsiaTheme="minorEastAsia"/>
              <w:noProof/>
              <w:lang w:eastAsia="en-GB"/>
            </w:rPr>
          </w:pPr>
          <w:hyperlink w:anchor="_Toc514018944" w:history="1">
            <w:r w:rsidR="001102B7" w:rsidRPr="007457FF">
              <w:rPr>
                <w:rStyle w:val="Hyperlink"/>
                <w:noProof/>
              </w:rPr>
              <w:t>3.1.3.6.1</w:t>
            </w:r>
            <w:r w:rsidR="001102B7">
              <w:rPr>
                <w:rFonts w:eastAsiaTheme="minorEastAsia"/>
                <w:noProof/>
                <w:lang w:eastAsia="en-GB"/>
              </w:rPr>
              <w:tab/>
            </w:r>
            <w:r w:rsidR="001102B7" w:rsidRPr="007457FF">
              <w:rPr>
                <w:rStyle w:val="Hyperlink"/>
                <w:noProof/>
              </w:rPr>
              <w:t>Sound:</w:t>
            </w:r>
            <w:r w:rsidR="001102B7">
              <w:rPr>
                <w:noProof/>
                <w:webHidden/>
              </w:rPr>
              <w:tab/>
            </w:r>
            <w:r w:rsidR="001102B7">
              <w:rPr>
                <w:noProof/>
                <w:webHidden/>
              </w:rPr>
              <w:fldChar w:fldCharType="begin"/>
            </w:r>
            <w:r w:rsidR="001102B7">
              <w:rPr>
                <w:noProof/>
                <w:webHidden/>
              </w:rPr>
              <w:instrText xml:space="preserve"> PAGEREF _Toc514018944 \h </w:instrText>
            </w:r>
            <w:r w:rsidR="001102B7">
              <w:rPr>
                <w:noProof/>
                <w:webHidden/>
              </w:rPr>
            </w:r>
            <w:r w:rsidR="001102B7">
              <w:rPr>
                <w:noProof/>
                <w:webHidden/>
              </w:rPr>
              <w:fldChar w:fldCharType="separate"/>
            </w:r>
            <w:r w:rsidR="001102B7">
              <w:rPr>
                <w:noProof/>
                <w:webHidden/>
              </w:rPr>
              <w:t>11</w:t>
            </w:r>
            <w:r w:rsidR="001102B7">
              <w:rPr>
                <w:noProof/>
                <w:webHidden/>
              </w:rPr>
              <w:fldChar w:fldCharType="end"/>
            </w:r>
          </w:hyperlink>
        </w:p>
        <w:p w14:paraId="52E1C859" w14:textId="3E1F54DD" w:rsidR="001102B7" w:rsidRDefault="008D63D9">
          <w:pPr>
            <w:pStyle w:val="TOC5"/>
            <w:tabs>
              <w:tab w:val="left" w:pos="1880"/>
              <w:tab w:val="right" w:leader="dot" w:pos="9016"/>
            </w:tabs>
            <w:rPr>
              <w:rFonts w:eastAsiaTheme="minorEastAsia"/>
              <w:noProof/>
              <w:lang w:eastAsia="en-GB"/>
            </w:rPr>
          </w:pPr>
          <w:hyperlink w:anchor="_Toc514018945" w:history="1">
            <w:r w:rsidR="001102B7" w:rsidRPr="007457FF">
              <w:rPr>
                <w:rStyle w:val="Hyperlink"/>
                <w:noProof/>
              </w:rPr>
              <w:t>3.1.3.6.2</w:t>
            </w:r>
            <w:r w:rsidR="001102B7">
              <w:rPr>
                <w:rFonts w:eastAsiaTheme="minorEastAsia"/>
                <w:noProof/>
                <w:lang w:eastAsia="en-GB"/>
              </w:rPr>
              <w:tab/>
            </w:r>
            <w:r w:rsidR="001102B7" w:rsidRPr="007457FF">
              <w:rPr>
                <w:rStyle w:val="Hyperlink"/>
                <w:noProof/>
              </w:rPr>
              <w:t>How do we understand Sound?</w:t>
            </w:r>
            <w:r w:rsidR="001102B7">
              <w:rPr>
                <w:noProof/>
                <w:webHidden/>
              </w:rPr>
              <w:tab/>
            </w:r>
            <w:r w:rsidR="001102B7">
              <w:rPr>
                <w:noProof/>
                <w:webHidden/>
              </w:rPr>
              <w:fldChar w:fldCharType="begin"/>
            </w:r>
            <w:r w:rsidR="001102B7">
              <w:rPr>
                <w:noProof/>
                <w:webHidden/>
              </w:rPr>
              <w:instrText xml:space="preserve"> PAGEREF _Toc514018945 \h </w:instrText>
            </w:r>
            <w:r w:rsidR="001102B7">
              <w:rPr>
                <w:noProof/>
                <w:webHidden/>
              </w:rPr>
            </w:r>
            <w:r w:rsidR="001102B7">
              <w:rPr>
                <w:noProof/>
                <w:webHidden/>
              </w:rPr>
              <w:fldChar w:fldCharType="separate"/>
            </w:r>
            <w:r w:rsidR="001102B7">
              <w:rPr>
                <w:noProof/>
                <w:webHidden/>
              </w:rPr>
              <w:t>11</w:t>
            </w:r>
            <w:r w:rsidR="001102B7">
              <w:rPr>
                <w:noProof/>
                <w:webHidden/>
              </w:rPr>
              <w:fldChar w:fldCharType="end"/>
            </w:r>
          </w:hyperlink>
        </w:p>
        <w:p w14:paraId="3ACFE18A" w14:textId="2B650237" w:rsidR="001102B7" w:rsidRDefault="008D63D9">
          <w:pPr>
            <w:pStyle w:val="TOC5"/>
            <w:tabs>
              <w:tab w:val="left" w:pos="1880"/>
              <w:tab w:val="right" w:leader="dot" w:pos="9016"/>
            </w:tabs>
            <w:rPr>
              <w:rFonts w:eastAsiaTheme="minorEastAsia"/>
              <w:noProof/>
              <w:lang w:eastAsia="en-GB"/>
            </w:rPr>
          </w:pPr>
          <w:hyperlink w:anchor="_Toc514018946" w:history="1">
            <w:r w:rsidR="001102B7" w:rsidRPr="007457FF">
              <w:rPr>
                <w:rStyle w:val="Hyperlink"/>
                <w:noProof/>
              </w:rPr>
              <w:t>3.1.3.6.3</w:t>
            </w:r>
            <w:r w:rsidR="001102B7">
              <w:rPr>
                <w:rFonts w:eastAsiaTheme="minorEastAsia"/>
                <w:noProof/>
                <w:lang w:eastAsia="en-GB"/>
              </w:rPr>
              <w:tab/>
            </w:r>
            <w:r w:rsidR="001102B7" w:rsidRPr="007457FF">
              <w:rPr>
                <w:rStyle w:val="Hyperlink"/>
                <w:noProof/>
              </w:rPr>
              <w:t>Sine Waves</w:t>
            </w:r>
            <w:r w:rsidR="001102B7">
              <w:rPr>
                <w:noProof/>
                <w:webHidden/>
              </w:rPr>
              <w:tab/>
            </w:r>
            <w:r w:rsidR="001102B7">
              <w:rPr>
                <w:noProof/>
                <w:webHidden/>
              </w:rPr>
              <w:fldChar w:fldCharType="begin"/>
            </w:r>
            <w:r w:rsidR="001102B7">
              <w:rPr>
                <w:noProof/>
                <w:webHidden/>
              </w:rPr>
              <w:instrText xml:space="preserve"> PAGEREF _Toc514018946 \h </w:instrText>
            </w:r>
            <w:r w:rsidR="001102B7">
              <w:rPr>
                <w:noProof/>
                <w:webHidden/>
              </w:rPr>
            </w:r>
            <w:r w:rsidR="001102B7">
              <w:rPr>
                <w:noProof/>
                <w:webHidden/>
              </w:rPr>
              <w:fldChar w:fldCharType="separate"/>
            </w:r>
            <w:r w:rsidR="001102B7">
              <w:rPr>
                <w:noProof/>
                <w:webHidden/>
              </w:rPr>
              <w:t>14</w:t>
            </w:r>
            <w:r w:rsidR="001102B7">
              <w:rPr>
                <w:noProof/>
                <w:webHidden/>
              </w:rPr>
              <w:fldChar w:fldCharType="end"/>
            </w:r>
          </w:hyperlink>
        </w:p>
        <w:p w14:paraId="540C317D" w14:textId="7CC6B9F0" w:rsidR="001102B7" w:rsidRDefault="008D63D9">
          <w:pPr>
            <w:pStyle w:val="TOC2"/>
            <w:tabs>
              <w:tab w:val="left" w:pos="880"/>
              <w:tab w:val="right" w:leader="dot" w:pos="9016"/>
            </w:tabs>
            <w:rPr>
              <w:rFonts w:eastAsiaTheme="minorEastAsia"/>
              <w:noProof/>
              <w:lang w:eastAsia="en-GB"/>
            </w:rPr>
          </w:pPr>
          <w:hyperlink w:anchor="_Toc514018947" w:history="1">
            <w:r w:rsidR="001102B7" w:rsidRPr="007457FF">
              <w:rPr>
                <w:rStyle w:val="Hyperlink"/>
                <w:noProof/>
                <w14:scene3d>
                  <w14:camera w14:prst="orthographicFront"/>
                  <w14:lightRig w14:rig="threePt" w14:dir="t">
                    <w14:rot w14:lat="0" w14:lon="0" w14:rev="0"/>
                  </w14:lightRig>
                </w14:scene3d>
              </w:rPr>
              <w:t>3.2</w:t>
            </w:r>
            <w:r w:rsidR="001102B7">
              <w:rPr>
                <w:rFonts w:eastAsiaTheme="minorEastAsia"/>
                <w:noProof/>
                <w:lang w:eastAsia="en-GB"/>
              </w:rPr>
              <w:tab/>
            </w:r>
            <w:r w:rsidR="001102B7" w:rsidRPr="007457FF">
              <w:rPr>
                <w:rStyle w:val="Hyperlink"/>
                <w:noProof/>
              </w:rPr>
              <w:t>Artificial Intelligence and Machine Learning</w:t>
            </w:r>
            <w:r w:rsidR="001102B7">
              <w:rPr>
                <w:noProof/>
                <w:webHidden/>
              </w:rPr>
              <w:tab/>
            </w:r>
            <w:r w:rsidR="001102B7">
              <w:rPr>
                <w:noProof/>
                <w:webHidden/>
              </w:rPr>
              <w:fldChar w:fldCharType="begin"/>
            </w:r>
            <w:r w:rsidR="001102B7">
              <w:rPr>
                <w:noProof/>
                <w:webHidden/>
              </w:rPr>
              <w:instrText xml:space="preserve"> PAGEREF _Toc514018947 \h </w:instrText>
            </w:r>
            <w:r w:rsidR="001102B7">
              <w:rPr>
                <w:noProof/>
                <w:webHidden/>
              </w:rPr>
            </w:r>
            <w:r w:rsidR="001102B7">
              <w:rPr>
                <w:noProof/>
                <w:webHidden/>
              </w:rPr>
              <w:fldChar w:fldCharType="separate"/>
            </w:r>
            <w:r w:rsidR="001102B7">
              <w:rPr>
                <w:noProof/>
                <w:webHidden/>
              </w:rPr>
              <w:t>15</w:t>
            </w:r>
            <w:r w:rsidR="001102B7">
              <w:rPr>
                <w:noProof/>
                <w:webHidden/>
              </w:rPr>
              <w:fldChar w:fldCharType="end"/>
            </w:r>
          </w:hyperlink>
        </w:p>
        <w:p w14:paraId="72D377C0" w14:textId="0CECA2A0" w:rsidR="001102B7" w:rsidRDefault="008D63D9">
          <w:pPr>
            <w:pStyle w:val="TOC2"/>
            <w:tabs>
              <w:tab w:val="left" w:pos="880"/>
              <w:tab w:val="right" w:leader="dot" w:pos="9016"/>
            </w:tabs>
            <w:rPr>
              <w:rFonts w:eastAsiaTheme="minorEastAsia"/>
              <w:noProof/>
              <w:lang w:eastAsia="en-GB"/>
            </w:rPr>
          </w:pPr>
          <w:hyperlink w:anchor="_Toc514018948" w:history="1">
            <w:r w:rsidR="001102B7" w:rsidRPr="007457FF">
              <w:rPr>
                <w:rStyle w:val="Hyperlink"/>
                <w:noProof/>
                <w14:scene3d>
                  <w14:camera w14:prst="orthographicFront"/>
                  <w14:lightRig w14:rig="threePt" w14:dir="t">
                    <w14:rot w14:lat="0" w14:lon="0" w14:rev="0"/>
                  </w14:lightRig>
                </w14:scene3d>
              </w:rPr>
              <w:t>3.3</w:t>
            </w:r>
            <w:r w:rsidR="001102B7">
              <w:rPr>
                <w:rFonts w:eastAsiaTheme="minorEastAsia"/>
                <w:noProof/>
                <w:lang w:eastAsia="en-GB"/>
              </w:rPr>
              <w:tab/>
            </w:r>
            <w:r w:rsidR="001102B7" w:rsidRPr="007457FF">
              <w:rPr>
                <w:rStyle w:val="Hyperlink"/>
                <w:noProof/>
              </w:rPr>
              <w:t>Cognitive Musicology</w:t>
            </w:r>
            <w:r w:rsidR="001102B7">
              <w:rPr>
                <w:noProof/>
                <w:webHidden/>
              </w:rPr>
              <w:tab/>
            </w:r>
            <w:r w:rsidR="001102B7">
              <w:rPr>
                <w:noProof/>
                <w:webHidden/>
              </w:rPr>
              <w:fldChar w:fldCharType="begin"/>
            </w:r>
            <w:r w:rsidR="001102B7">
              <w:rPr>
                <w:noProof/>
                <w:webHidden/>
              </w:rPr>
              <w:instrText xml:space="preserve"> PAGEREF _Toc514018948 \h </w:instrText>
            </w:r>
            <w:r w:rsidR="001102B7">
              <w:rPr>
                <w:noProof/>
                <w:webHidden/>
              </w:rPr>
            </w:r>
            <w:r w:rsidR="001102B7">
              <w:rPr>
                <w:noProof/>
                <w:webHidden/>
              </w:rPr>
              <w:fldChar w:fldCharType="separate"/>
            </w:r>
            <w:r w:rsidR="001102B7">
              <w:rPr>
                <w:noProof/>
                <w:webHidden/>
              </w:rPr>
              <w:t>16</w:t>
            </w:r>
            <w:r w:rsidR="001102B7">
              <w:rPr>
                <w:noProof/>
                <w:webHidden/>
              </w:rPr>
              <w:fldChar w:fldCharType="end"/>
            </w:r>
          </w:hyperlink>
        </w:p>
        <w:p w14:paraId="35A5FDCE" w14:textId="6B8D5BAF" w:rsidR="001102B7" w:rsidRDefault="008D63D9">
          <w:pPr>
            <w:pStyle w:val="TOC2"/>
            <w:tabs>
              <w:tab w:val="left" w:pos="880"/>
              <w:tab w:val="right" w:leader="dot" w:pos="9016"/>
            </w:tabs>
            <w:rPr>
              <w:rFonts w:eastAsiaTheme="minorEastAsia"/>
              <w:noProof/>
              <w:lang w:eastAsia="en-GB"/>
            </w:rPr>
          </w:pPr>
          <w:hyperlink w:anchor="_Toc514018949" w:history="1">
            <w:r w:rsidR="001102B7" w:rsidRPr="007457FF">
              <w:rPr>
                <w:rStyle w:val="Hyperlink"/>
                <w:noProof/>
                <w14:scene3d>
                  <w14:camera w14:prst="orthographicFront"/>
                  <w14:lightRig w14:rig="threePt" w14:dir="t">
                    <w14:rot w14:lat="0" w14:lon="0" w14:rev="0"/>
                  </w14:lightRig>
                </w14:scene3d>
              </w:rPr>
              <w:t>3.4</w:t>
            </w:r>
            <w:r w:rsidR="001102B7">
              <w:rPr>
                <w:rFonts w:eastAsiaTheme="minorEastAsia"/>
                <w:noProof/>
                <w:lang w:eastAsia="en-GB"/>
              </w:rPr>
              <w:tab/>
            </w:r>
            <w:r w:rsidR="001102B7" w:rsidRPr="007457FF">
              <w:rPr>
                <w:rStyle w:val="Hyperlink"/>
                <w:noProof/>
              </w:rPr>
              <w:t>Hacker’s guide to Neural Networks</w:t>
            </w:r>
            <w:r w:rsidR="001102B7">
              <w:rPr>
                <w:noProof/>
                <w:webHidden/>
              </w:rPr>
              <w:tab/>
            </w:r>
            <w:r w:rsidR="001102B7">
              <w:rPr>
                <w:noProof/>
                <w:webHidden/>
              </w:rPr>
              <w:fldChar w:fldCharType="begin"/>
            </w:r>
            <w:r w:rsidR="001102B7">
              <w:rPr>
                <w:noProof/>
                <w:webHidden/>
              </w:rPr>
              <w:instrText xml:space="preserve"> PAGEREF _Toc514018949 \h </w:instrText>
            </w:r>
            <w:r w:rsidR="001102B7">
              <w:rPr>
                <w:noProof/>
                <w:webHidden/>
              </w:rPr>
            </w:r>
            <w:r w:rsidR="001102B7">
              <w:rPr>
                <w:noProof/>
                <w:webHidden/>
              </w:rPr>
              <w:fldChar w:fldCharType="separate"/>
            </w:r>
            <w:r w:rsidR="001102B7">
              <w:rPr>
                <w:noProof/>
                <w:webHidden/>
              </w:rPr>
              <w:t>16</w:t>
            </w:r>
            <w:r w:rsidR="001102B7">
              <w:rPr>
                <w:noProof/>
                <w:webHidden/>
              </w:rPr>
              <w:fldChar w:fldCharType="end"/>
            </w:r>
          </w:hyperlink>
        </w:p>
        <w:p w14:paraId="3C06A7D2" w14:textId="5DA197FD" w:rsidR="001102B7" w:rsidRDefault="008D63D9">
          <w:pPr>
            <w:pStyle w:val="TOC3"/>
            <w:tabs>
              <w:tab w:val="left" w:pos="1320"/>
              <w:tab w:val="right" w:leader="dot" w:pos="9016"/>
            </w:tabs>
            <w:rPr>
              <w:rFonts w:eastAsiaTheme="minorEastAsia"/>
              <w:noProof/>
              <w:lang w:eastAsia="en-GB"/>
            </w:rPr>
          </w:pPr>
          <w:hyperlink w:anchor="_Toc514018950" w:history="1">
            <w:r w:rsidR="001102B7" w:rsidRPr="007457FF">
              <w:rPr>
                <w:rStyle w:val="Hyperlink"/>
                <w:noProof/>
              </w:rPr>
              <w:t>3.4.1</w:t>
            </w:r>
            <w:r w:rsidR="001102B7">
              <w:rPr>
                <w:rFonts w:eastAsiaTheme="minorEastAsia"/>
                <w:noProof/>
                <w:lang w:eastAsia="en-GB"/>
              </w:rPr>
              <w:tab/>
            </w:r>
            <w:r w:rsidR="001102B7" w:rsidRPr="007457FF">
              <w:rPr>
                <w:rStyle w:val="Hyperlink"/>
                <w:noProof/>
              </w:rPr>
              <w:t>Real-values Circuits</w:t>
            </w:r>
            <w:r w:rsidR="001102B7">
              <w:rPr>
                <w:noProof/>
                <w:webHidden/>
              </w:rPr>
              <w:tab/>
            </w:r>
            <w:r w:rsidR="001102B7">
              <w:rPr>
                <w:noProof/>
                <w:webHidden/>
              </w:rPr>
              <w:fldChar w:fldCharType="begin"/>
            </w:r>
            <w:r w:rsidR="001102B7">
              <w:rPr>
                <w:noProof/>
                <w:webHidden/>
              </w:rPr>
              <w:instrText xml:space="preserve"> PAGEREF _Toc514018950 \h </w:instrText>
            </w:r>
            <w:r w:rsidR="001102B7">
              <w:rPr>
                <w:noProof/>
                <w:webHidden/>
              </w:rPr>
            </w:r>
            <w:r w:rsidR="001102B7">
              <w:rPr>
                <w:noProof/>
                <w:webHidden/>
              </w:rPr>
              <w:fldChar w:fldCharType="separate"/>
            </w:r>
            <w:r w:rsidR="001102B7">
              <w:rPr>
                <w:noProof/>
                <w:webHidden/>
              </w:rPr>
              <w:t>16</w:t>
            </w:r>
            <w:r w:rsidR="001102B7">
              <w:rPr>
                <w:noProof/>
                <w:webHidden/>
              </w:rPr>
              <w:fldChar w:fldCharType="end"/>
            </w:r>
          </w:hyperlink>
        </w:p>
        <w:p w14:paraId="6660F0EA" w14:textId="10E80158" w:rsidR="001102B7" w:rsidRDefault="008D63D9">
          <w:pPr>
            <w:pStyle w:val="TOC3"/>
            <w:tabs>
              <w:tab w:val="left" w:pos="1320"/>
              <w:tab w:val="right" w:leader="dot" w:pos="9016"/>
            </w:tabs>
            <w:rPr>
              <w:rFonts w:eastAsiaTheme="minorEastAsia"/>
              <w:noProof/>
              <w:lang w:eastAsia="en-GB"/>
            </w:rPr>
          </w:pPr>
          <w:hyperlink w:anchor="_Toc514018951" w:history="1">
            <w:r w:rsidR="001102B7" w:rsidRPr="007457FF">
              <w:rPr>
                <w:rStyle w:val="Hyperlink"/>
                <w:noProof/>
              </w:rPr>
              <w:t>3.4.2</w:t>
            </w:r>
            <w:r w:rsidR="001102B7">
              <w:rPr>
                <w:rFonts w:eastAsiaTheme="minorEastAsia"/>
                <w:noProof/>
                <w:lang w:eastAsia="en-GB"/>
              </w:rPr>
              <w:tab/>
            </w:r>
            <w:r w:rsidR="001102B7" w:rsidRPr="007457FF">
              <w:rPr>
                <w:rStyle w:val="Hyperlink"/>
                <w:noProof/>
              </w:rPr>
              <w:t>Circuits with Multiple Gates</w:t>
            </w:r>
            <w:r w:rsidR="001102B7">
              <w:rPr>
                <w:noProof/>
                <w:webHidden/>
              </w:rPr>
              <w:tab/>
            </w:r>
            <w:r w:rsidR="001102B7">
              <w:rPr>
                <w:noProof/>
                <w:webHidden/>
              </w:rPr>
              <w:fldChar w:fldCharType="begin"/>
            </w:r>
            <w:r w:rsidR="001102B7">
              <w:rPr>
                <w:noProof/>
                <w:webHidden/>
              </w:rPr>
              <w:instrText xml:space="preserve"> PAGEREF _Toc514018951 \h </w:instrText>
            </w:r>
            <w:r w:rsidR="001102B7">
              <w:rPr>
                <w:noProof/>
                <w:webHidden/>
              </w:rPr>
            </w:r>
            <w:r w:rsidR="001102B7">
              <w:rPr>
                <w:noProof/>
                <w:webHidden/>
              </w:rPr>
              <w:fldChar w:fldCharType="separate"/>
            </w:r>
            <w:r w:rsidR="001102B7">
              <w:rPr>
                <w:noProof/>
                <w:webHidden/>
              </w:rPr>
              <w:t>18</w:t>
            </w:r>
            <w:r w:rsidR="001102B7">
              <w:rPr>
                <w:noProof/>
                <w:webHidden/>
              </w:rPr>
              <w:fldChar w:fldCharType="end"/>
            </w:r>
          </w:hyperlink>
        </w:p>
        <w:p w14:paraId="300721BE" w14:textId="52B2F2A5" w:rsidR="001102B7" w:rsidRDefault="008D63D9">
          <w:pPr>
            <w:pStyle w:val="TOC2"/>
            <w:tabs>
              <w:tab w:val="left" w:pos="880"/>
              <w:tab w:val="right" w:leader="dot" w:pos="9016"/>
            </w:tabs>
            <w:rPr>
              <w:rFonts w:eastAsiaTheme="minorEastAsia"/>
              <w:noProof/>
              <w:lang w:eastAsia="en-GB"/>
            </w:rPr>
          </w:pPr>
          <w:hyperlink w:anchor="_Toc514018952" w:history="1">
            <w:r w:rsidR="001102B7" w:rsidRPr="007457FF">
              <w:rPr>
                <w:rStyle w:val="Hyperlink"/>
                <w:noProof/>
                <w14:scene3d>
                  <w14:camera w14:prst="orthographicFront"/>
                  <w14:lightRig w14:rig="threePt" w14:dir="t">
                    <w14:rot w14:lat="0" w14:lon="0" w14:rev="0"/>
                  </w14:lightRig>
                </w14:scene3d>
              </w:rPr>
              <w:t>3.5</w:t>
            </w:r>
            <w:r w:rsidR="001102B7">
              <w:rPr>
                <w:rFonts w:eastAsiaTheme="minorEastAsia"/>
                <w:noProof/>
                <w:lang w:eastAsia="en-GB"/>
              </w:rPr>
              <w:tab/>
            </w:r>
            <w:r w:rsidR="001102B7" w:rsidRPr="007457FF">
              <w:rPr>
                <w:rStyle w:val="Hyperlink"/>
                <w:noProof/>
              </w:rPr>
              <w:t>Shazam - a contemporary AI music tool</w:t>
            </w:r>
            <w:r w:rsidR="001102B7">
              <w:rPr>
                <w:noProof/>
                <w:webHidden/>
              </w:rPr>
              <w:tab/>
            </w:r>
            <w:r w:rsidR="001102B7">
              <w:rPr>
                <w:noProof/>
                <w:webHidden/>
              </w:rPr>
              <w:fldChar w:fldCharType="begin"/>
            </w:r>
            <w:r w:rsidR="001102B7">
              <w:rPr>
                <w:noProof/>
                <w:webHidden/>
              </w:rPr>
              <w:instrText xml:space="preserve"> PAGEREF _Toc514018952 \h </w:instrText>
            </w:r>
            <w:r w:rsidR="001102B7">
              <w:rPr>
                <w:noProof/>
                <w:webHidden/>
              </w:rPr>
            </w:r>
            <w:r w:rsidR="001102B7">
              <w:rPr>
                <w:noProof/>
                <w:webHidden/>
              </w:rPr>
              <w:fldChar w:fldCharType="separate"/>
            </w:r>
            <w:r w:rsidR="001102B7">
              <w:rPr>
                <w:noProof/>
                <w:webHidden/>
              </w:rPr>
              <w:t>18</w:t>
            </w:r>
            <w:r w:rsidR="001102B7">
              <w:rPr>
                <w:noProof/>
                <w:webHidden/>
              </w:rPr>
              <w:fldChar w:fldCharType="end"/>
            </w:r>
          </w:hyperlink>
        </w:p>
        <w:p w14:paraId="1CA63C9C" w14:textId="7C2BD92E" w:rsidR="001102B7" w:rsidRDefault="008D63D9">
          <w:pPr>
            <w:pStyle w:val="TOC3"/>
            <w:tabs>
              <w:tab w:val="left" w:pos="1320"/>
              <w:tab w:val="right" w:leader="dot" w:pos="9016"/>
            </w:tabs>
            <w:rPr>
              <w:rFonts w:eastAsiaTheme="minorEastAsia"/>
              <w:noProof/>
              <w:lang w:eastAsia="en-GB"/>
            </w:rPr>
          </w:pPr>
          <w:hyperlink w:anchor="_Toc514018953" w:history="1">
            <w:r w:rsidR="001102B7" w:rsidRPr="007457FF">
              <w:rPr>
                <w:rStyle w:val="Hyperlink"/>
                <w:noProof/>
              </w:rPr>
              <w:t>3.5.1</w:t>
            </w:r>
            <w:r w:rsidR="001102B7">
              <w:rPr>
                <w:rFonts w:eastAsiaTheme="minorEastAsia"/>
                <w:noProof/>
                <w:lang w:eastAsia="en-GB"/>
              </w:rPr>
              <w:tab/>
            </w:r>
            <w:r w:rsidR="001102B7" w:rsidRPr="007457FF">
              <w:rPr>
                <w:rStyle w:val="Hyperlink"/>
                <w:noProof/>
              </w:rPr>
              <w:t>Purpose:</w:t>
            </w:r>
            <w:r w:rsidR="001102B7">
              <w:rPr>
                <w:noProof/>
                <w:webHidden/>
              </w:rPr>
              <w:tab/>
            </w:r>
            <w:r w:rsidR="001102B7">
              <w:rPr>
                <w:noProof/>
                <w:webHidden/>
              </w:rPr>
              <w:fldChar w:fldCharType="begin"/>
            </w:r>
            <w:r w:rsidR="001102B7">
              <w:rPr>
                <w:noProof/>
                <w:webHidden/>
              </w:rPr>
              <w:instrText xml:space="preserve"> PAGEREF _Toc514018953 \h </w:instrText>
            </w:r>
            <w:r w:rsidR="001102B7">
              <w:rPr>
                <w:noProof/>
                <w:webHidden/>
              </w:rPr>
            </w:r>
            <w:r w:rsidR="001102B7">
              <w:rPr>
                <w:noProof/>
                <w:webHidden/>
              </w:rPr>
              <w:fldChar w:fldCharType="separate"/>
            </w:r>
            <w:r w:rsidR="001102B7">
              <w:rPr>
                <w:noProof/>
                <w:webHidden/>
              </w:rPr>
              <w:t>18</w:t>
            </w:r>
            <w:r w:rsidR="001102B7">
              <w:rPr>
                <w:noProof/>
                <w:webHidden/>
              </w:rPr>
              <w:fldChar w:fldCharType="end"/>
            </w:r>
          </w:hyperlink>
        </w:p>
        <w:p w14:paraId="306FE432" w14:textId="4D4E7A0E" w:rsidR="001102B7" w:rsidRDefault="008D63D9">
          <w:pPr>
            <w:pStyle w:val="TOC3"/>
            <w:tabs>
              <w:tab w:val="left" w:pos="1320"/>
              <w:tab w:val="right" w:leader="dot" w:pos="9016"/>
            </w:tabs>
            <w:rPr>
              <w:rFonts w:eastAsiaTheme="minorEastAsia"/>
              <w:noProof/>
              <w:lang w:eastAsia="en-GB"/>
            </w:rPr>
          </w:pPr>
          <w:hyperlink w:anchor="_Toc514018954" w:history="1">
            <w:r w:rsidR="001102B7" w:rsidRPr="007457FF">
              <w:rPr>
                <w:rStyle w:val="Hyperlink"/>
                <w:noProof/>
              </w:rPr>
              <w:t>3.5.2</w:t>
            </w:r>
            <w:r w:rsidR="001102B7">
              <w:rPr>
                <w:rFonts w:eastAsiaTheme="minorEastAsia"/>
                <w:noProof/>
                <w:lang w:eastAsia="en-GB"/>
              </w:rPr>
              <w:tab/>
            </w:r>
            <w:r w:rsidR="001102B7" w:rsidRPr="007457FF">
              <w:rPr>
                <w:rStyle w:val="Hyperlink"/>
                <w:noProof/>
              </w:rPr>
              <w:t>Analog to Digital conversion:</w:t>
            </w:r>
            <w:r w:rsidR="001102B7">
              <w:rPr>
                <w:noProof/>
                <w:webHidden/>
              </w:rPr>
              <w:tab/>
            </w:r>
            <w:r w:rsidR="001102B7">
              <w:rPr>
                <w:noProof/>
                <w:webHidden/>
              </w:rPr>
              <w:fldChar w:fldCharType="begin"/>
            </w:r>
            <w:r w:rsidR="001102B7">
              <w:rPr>
                <w:noProof/>
                <w:webHidden/>
              </w:rPr>
              <w:instrText xml:space="preserve"> PAGEREF _Toc514018954 \h </w:instrText>
            </w:r>
            <w:r w:rsidR="001102B7">
              <w:rPr>
                <w:noProof/>
                <w:webHidden/>
              </w:rPr>
            </w:r>
            <w:r w:rsidR="001102B7">
              <w:rPr>
                <w:noProof/>
                <w:webHidden/>
              </w:rPr>
              <w:fldChar w:fldCharType="separate"/>
            </w:r>
            <w:r w:rsidR="001102B7">
              <w:rPr>
                <w:noProof/>
                <w:webHidden/>
              </w:rPr>
              <w:t>18</w:t>
            </w:r>
            <w:r w:rsidR="001102B7">
              <w:rPr>
                <w:noProof/>
                <w:webHidden/>
              </w:rPr>
              <w:fldChar w:fldCharType="end"/>
            </w:r>
          </w:hyperlink>
        </w:p>
        <w:p w14:paraId="4F921C7E" w14:textId="421E5426" w:rsidR="001102B7" w:rsidRDefault="008D63D9">
          <w:pPr>
            <w:pStyle w:val="TOC3"/>
            <w:tabs>
              <w:tab w:val="left" w:pos="1320"/>
              <w:tab w:val="right" w:leader="dot" w:pos="9016"/>
            </w:tabs>
            <w:rPr>
              <w:rFonts w:eastAsiaTheme="minorEastAsia"/>
              <w:noProof/>
              <w:lang w:eastAsia="en-GB"/>
            </w:rPr>
          </w:pPr>
          <w:hyperlink w:anchor="_Toc514018955" w:history="1">
            <w:r w:rsidR="001102B7" w:rsidRPr="007457FF">
              <w:rPr>
                <w:rStyle w:val="Hyperlink"/>
                <w:noProof/>
              </w:rPr>
              <w:t>3.5.3</w:t>
            </w:r>
            <w:r w:rsidR="001102B7">
              <w:rPr>
                <w:rFonts w:eastAsiaTheme="minorEastAsia"/>
                <w:noProof/>
                <w:lang w:eastAsia="en-GB"/>
              </w:rPr>
              <w:tab/>
            </w:r>
            <w:r w:rsidR="001102B7" w:rsidRPr="007457FF">
              <w:rPr>
                <w:rStyle w:val="Hyperlink"/>
                <w:noProof/>
              </w:rPr>
              <w:t>How does Shazam work?</w:t>
            </w:r>
            <w:r w:rsidR="001102B7">
              <w:rPr>
                <w:noProof/>
                <w:webHidden/>
              </w:rPr>
              <w:tab/>
            </w:r>
            <w:r w:rsidR="001102B7">
              <w:rPr>
                <w:noProof/>
                <w:webHidden/>
              </w:rPr>
              <w:fldChar w:fldCharType="begin"/>
            </w:r>
            <w:r w:rsidR="001102B7">
              <w:rPr>
                <w:noProof/>
                <w:webHidden/>
              </w:rPr>
              <w:instrText xml:space="preserve"> PAGEREF _Toc514018955 \h </w:instrText>
            </w:r>
            <w:r w:rsidR="001102B7">
              <w:rPr>
                <w:noProof/>
                <w:webHidden/>
              </w:rPr>
            </w:r>
            <w:r w:rsidR="001102B7">
              <w:rPr>
                <w:noProof/>
                <w:webHidden/>
              </w:rPr>
              <w:fldChar w:fldCharType="separate"/>
            </w:r>
            <w:r w:rsidR="001102B7">
              <w:rPr>
                <w:noProof/>
                <w:webHidden/>
              </w:rPr>
              <w:t>19</w:t>
            </w:r>
            <w:r w:rsidR="001102B7">
              <w:rPr>
                <w:noProof/>
                <w:webHidden/>
              </w:rPr>
              <w:fldChar w:fldCharType="end"/>
            </w:r>
          </w:hyperlink>
        </w:p>
        <w:p w14:paraId="335BEECF" w14:textId="6534E868" w:rsidR="001102B7" w:rsidRDefault="008D63D9">
          <w:pPr>
            <w:pStyle w:val="TOC4"/>
            <w:tabs>
              <w:tab w:val="left" w:pos="1540"/>
              <w:tab w:val="right" w:leader="dot" w:pos="9016"/>
            </w:tabs>
            <w:rPr>
              <w:rFonts w:eastAsiaTheme="minorEastAsia"/>
              <w:noProof/>
              <w:lang w:eastAsia="en-GB"/>
            </w:rPr>
          </w:pPr>
          <w:hyperlink w:anchor="_Toc514018956" w:history="1">
            <w:r w:rsidR="001102B7" w:rsidRPr="007457FF">
              <w:rPr>
                <w:rStyle w:val="Hyperlink"/>
                <w:noProof/>
                <w14:scene3d>
                  <w14:camera w14:prst="orthographicFront"/>
                  <w14:lightRig w14:rig="threePt" w14:dir="t">
                    <w14:rot w14:lat="0" w14:lon="0" w14:rev="0"/>
                  </w14:lightRig>
                </w14:scene3d>
              </w:rPr>
              <w:t>3.5.3.1</w:t>
            </w:r>
            <w:r w:rsidR="001102B7">
              <w:rPr>
                <w:rFonts w:eastAsiaTheme="minorEastAsia"/>
                <w:noProof/>
                <w:lang w:eastAsia="en-GB"/>
              </w:rPr>
              <w:tab/>
            </w:r>
            <w:r w:rsidR="001102B7" w:rsidRPr="007457FF">
              <w:rPr>
                <w:rStyle w:val="Hyperlink"/>
                <w:noProof/>
              </w:rPr>
              <w:t>The challenge</w:t>
            </w:r>
            <w:r w:rsidR="001102B7">
              <w:rPr>
                <w:noProof/>
                <w:webHidden/>
              </w:rPr>
              <w:tab/>
            </w:r>
            <w:r w:rsidR="001102B7">
              <w:rPr>
                <w:noProof/>
                <w:webHidden/>
              </w:rPr>
              <w:fldChar w:fldCharType="begin"/>
            </w:r>
            <w:r w:rsidR="001102B7">
              <w:rPr>
                <w:noProof/>
                <w:webHidden/>
              </w:rPr>
              <w:instrText xml:space="preserve"> PAGEREF _Toc514018956 \h </w:instrText>
            </w:r>
            <w:r w:rsidR="001102B7">
              <w:rPr>
                <w:noProof/>
                <w:webHidden/>
              </w:rPr>
            </w:r>
            <w:r w:rsidR="001102B7">
              <w:rPr>
                <w:noProof/>
                <w:webHidden/>
              </w:rPr>
              <w:fldChar w:fldCharType="separate"/>
            </w:r>
            <w:r w:rsidR="001102B7">
              <w:rPr>
                <w:noProof/>
                <w:webHidden/>
              </w:rPr>
              <w:t>19</w:t>
            </w:r>
            <w:r w:rsidR="001102B7">
              <w:rPr>
                <w:noProof/>
                <w:webHidden/>
              </w:rPr>
              <w:fldChar w:fldCharType="end"/>
            </w:r>
          </w:hyperlink>
        </w:p>
        <w:p w14:paraId="68E5374A" w14:textId="0D2FDFFD" w:rsidR="001102B7" w:rsidRDefault="008D63D9">
          <w:pPr>
            <w:pStyle w:val="TOC4"/>
            <w:tabs>
              <w:tab w:val="left" w:pos="1540"/>
              <w:tab w:val="right" w:leader="dot" w:pos="9016"/>
            </w:tabs>
            <w:rPr>
              <w:rFonts w:eastAsiaTheme="minorEastAsia"/>
              <w:noProof/>
              <w:lang w:eastAsia="en-GB"/>
            </w:rPr>
          </w:pPr>
          <w:hyperlink w:anchor="_Toc514018957" w:history="1">
            <w:r w:rsidR="001102B7" w:rsidRPr="007457FF">
              <w:rPr>
                <w:rStyle w:val="Hyperlink"/>
                <w:noProof/>
                <w14:scene3d>
                  <w14:camera w14:prst="orthographicFront"/>
                  <w14:lightRig w14:rig="threePt" w14:dir="t">
                    <w14:rot w14:lat="0" w14:lon="0" w14:rev="0"/>
                  </w14:lightRig>
                </w14:scene3d>
              </w:rPr>
              <w:t>3.5.3.2</w:t>
            </w:r>
            <w:r w:rsidR="001102B7">
              <w:rPr>
                <w:rFonts w:eastAsiaTheme="minorEastAsia"/>
                <w:noProof/>
                <w:lang w:eastAsia="en-GB"/>
              </w:rPr>
              <w:tab/>
            </w:r>
            <w:r w:rsidR="001102B7" w:rsidRPr="007457FF">
              <w:rPr>
                <w:rStyle w:val="Hyperlink"/>
                <w:noProof/>
              </w:rPr>
              <w:t>How does Shazam achieve this?</w:t>
            </w:r>
            <w:r w:rsidR="001102B7">
              <w:rPr>
                <w:noProof/>
                <w:webHidden/>
              </w:rPr>
              <w:tab/>
            </w:r>
            <w:r w:rsidR="001102B7">
              <w:rPr>
                <w:noProof/>
                <w:webHidden/>
              </w:rPr>
              <w:fldChar w:fldCharType="begin"/>
            </w:r>
            <w:r w:rsidR="001102B7">
              <w:rPr>
                <w:noProof/>
                <w:webHidden/>
              </w:rPr>
              <w:instrText xml:space="preserve"> PAGEREF _Toc514018957 \h </w:instrText>
            </w:r>
            <w:r w:rsidR="001102B7">
              <w:rPr>
                <w:noProof/>
                <w:webHidden/>
              </w:rPr>
            </w:r>
            <w:r w:rsidR="001102B7">
              <w:rPr>
                <w:noProof/>
                <w:webHidden/>
              </w:rPr>
              <w:fldChar w:fldCharType="separate"/>
            </w:r>
            <w:r w:rsidR="001102B7">
              <w:rPr>
                <w:noProof/>
                <w:webHidden/>
              </w:rPr>
              <w:t>19</w:t>
            </w:r>
            <w:r w:rsidR="001102B7">
              <w:rPr>
                <w:noProof/>
                <w:webHidden/>
              </w:rPr>
              <w:fldChar w:fldCharType="end"/>
            </w:r>
          </w:hyperlink>
        </w:p>
        <w:p w14:paraId="3C8705A6" w14:textId="74FE3043" w:rsidR="001102B7" w:rsidRDefault="008D63D9">
          <w:pPr>
            <w:pStyle w:val="TOC2"/>
            <w:tabs>
              <w:tab w:val="left" w:pos="880"/>
              <w:tab w:val="right" w:leader="dot" w:pos="9016"/>
            </w:tabs>
            <w:rPr>
              <w:rFonts w:eastAsiaTheme="minorEastAsia"/>
              <w:noProof/>
              <w:lang w:eastAsia="en-GB"/>
            </w:rPr>
          </w:pPr>
          <w:hyperlink w:anchor="_Toc514018958" w:history="1">
            <w:r w:rsidR="001102B7" w:rsidRPr="007457FF">
              <w:rPr>
                <w:rStyle w:val="Hyperlink"/>
                <w:noProof/>
                <w14:scene3d>
                  <w14:camera w14:prst="orthographicFront"/>
                  <w14:lightRig w14:rig="threePt" w14:dir="t">
                    <w14:rot w14:lat="0" w14:lon="0" w14:rev="0"/>
                  </w14:lightRig>
                </w14:scene3d>
              </w:rPr>
              <w:t>3.6</w:t>
            </w:r>
            <w:r w:rsidR="001102B7">
              <w:rPr>
                <w:rFonts w:eastAsiaTheme="minorEastAsia"/>
                <w:noProof/>
                <w:lang w:eastAsia="en-GB"/>
              </w:rPr>
              <w:tab/>
            </w:r>
            <w:r w:rsidR="001102B7" w:rsidRPr="007457FF">
              <w:rPr>
                <w:rStyle w:val="Hyperlink"/>
                <w:noProof/>
              </w:rPr>
              <w:t>Deep Learning Models</w:t>
            </w:r>
            <w:r w:rsidR="001102B7">
              <w:rPr>
                <w:noProof/>
                <w:webHidden/>
              </w:rPr>
              <w:tab/>
            </w:r>
            <w:r w:rsidR="001102B7">
              <w:rPr>
                <w:noProof/>
                <w:webHidden/>
              </w:rPr>
              <w:fldChar w:fldCharType="begin"/>
            </w:r>
            <w:r w:rsidR="001102B7">
              <w:rPr>
                <w:noProof/>
                <w:webHidden/>
              </w:rPr>
              <w:instrText xml:space="preserve"> PAGEREF _Toc514018958 \h </w:instrText>
            </w:r>
            <w:r w:rsidR="001102B7">
              <w:rPr>
                <w:noProof/>
                <w:webHidden/>
              </w:rPr>
            </w:r>
            <w:r w:rsidR="001102B7">
              <w:rPr>
                <w:noProof/>
                <w:webHidden/>
              </w:rPr>
              <w:fldChar w:fldCharType="separate"/>
            </w:r>
            <w:r w:rsidR="001102B7">
              <w:rPr>
                <w:noProof/>
                <w:webHidden/>
              </w:rPr>
              <w:t>20</w:t>
            </w:r>
            <w:r w:rsidR="001102B7">
              <w:rPr>
                <w:noProof/>
                <w:webHidden/>
              </w:rPr>
              <w:fldChar w:fldCharType="end"/>
            </w:r>
          </w:hyperlink>
        </w:p>
        <w:p w14:paraId="22F07D22" w14:textId="47D30FA4" w:rsidR="001102B7" w:rsidRDefault="008D63D9">
          <w:pPr>
            <w:pStyle w:val="TOC3"/>
            <w:tabs>
              <w:tab w:val="left" w:pos="1320"/>
              <w:tab w:val="right" w:leader="dot" w:pos="9016"/>
            </w:tabs>
            <w:rPr>
              <w:rFonts w:eastAsiaTheme="minorEastAsia"/>
              <w:noProof/>
              <w:lang w:eastAsia="en-GB"/>
            </w:rPr>
          </w:pPr>
          <w:hyperlink w:anchor="_Toc514018959" w:history="1">
            <w:r w:rsidR="001102B7" w:rsidRPr="007457FF">
              <w:rPr>
                <w:rStyle w:val="Hyperlink"/>
                <w:noProof/>
              </w:rPr>
              <w:t>3.6.1</w:t>
            </w:r>
            <w:r w:rsidR="001102B7">
              <w:rPr>
                <w:rFonts w:eastAsiaTheme="minorEastAsia"/>
                <w:noProof/>
                <w:lang w:eastAsia="en-GB"/>
              </w:rPr>
              <w:tab/>
            </w:r>
            <w:r w:rsidR="001102B7" w:rsidRPr="007457FF">
              <w:rPr>
                <w:rStyle w:val="Hyperlink"/>
                <w:noProof/>
              </w:rPr>
              <w:t>A Neural Network Model</w:t>
            </w:r>
            <w:r w:rsidR="001102B7">
              <w:rPr>
                <w:noProof/>
                <w:webHidden/>
              </w:rPr>
              <w:tab/>
            </w:r>
            <w:r w:rsidR="001102B7">
              <w:rPr>
                <w:noProof/>
                <w:webHidden/>
              </w:rPr>
              <w:fldChar w:fldCharType="begin"/>
            </w:r>
            <w:r w:rsidR="001102B7">
              <w:rPr>
                <w:noProof/>
                <w:webHidden/>
              </w:rPr>
              <w:instrText xml:space="preserve"> PAGEREF _Toc514018959 \h </w:instrText>
            </w:r>
            <w:r w:rsidR="001102B7">
              <w:rPr>
                <w:noProof/>
                <w:webHidden/>
              </w:rPr>
            </w:r>
            <w:r w:rsidR="001102B7">
              <w:rPr>
                <w:noProof/>
                <w:webHidden/>
              </w:rPr>
              <w:fldChar w:fldCharType="separate"/>
            </w:r>
            <w:r w:rsidR="001102B7">
              <w:rPr>
                <w:noProof/>
                <w:webHidden/>
              </w:rPr>
              <w:t>21</w:t>
            </w:r>
            <w:r w:rsidR="001102B7">
              <w:rPr>
                <w:noProof/>
                <w:webHidden/>
              </w:rPr>
              <w:fldChar w:fldCharType="end"/>
            </w:r>
          </w:hyperlink>
        </w:p>
        <w:p w14:paraId="7EFD544B" w14:textId="26780045" w:rsidR="001102B7" w:rsidRDefault="008D63D9">
          <w:pPr>
            <w:pStyle w:val="TOC3"/>
            <w:tabs>
              <w:tab w:val="left" w:pos="1320"/>
              <w:tab w:val="right" w:leader="dot" w:pos="9016"/>
            </w:tabs>
            <w:rPr>
              <w:rFonts w:eastAsiaTheme="minorEastAsia"/>
              <w:noProof/>
              <w:lang w:eastAsia="en-GB"/>
            </w:rPr>
          </w:pPr>
          <w:hyperlink w:anchor="_Toc514018960" w:history="1">
            <w:r w:rsidR="001102B7" w:rsidRPr="007457FF">
              <w:rPr>
                <w:rStyle w:val="Hyperlink"/>
                <w:noProof/>
              </w:rPr>
              <w:t>3.6.2</w:t>
            </w:r>
            <w:r w:rsidR="001102B7">
              <w:rPr>
                <w:rFonts w:eastAsiaTheme="minorEastAsia"/>
                <w:noProof/>
                <w:lang w:eastAsia="en-GB"/>
              </w:rPr>
              <w:tab/>
            </w:r>
            <w:r w:rsidR="001102B7" w:rsidRPr="007457FF">
              <w:rPr>
                <w:rStyle w:val="Hyperlink"/>
                <w:noProof/>
              </w:rPr>
              <w:t>Input/Output formats</w:t>
            </w:r>
            <w:r w:rsidR="001102B7">
              <w:rPr>
                <w:noProof/>
                <w:webHidden/>
              </w:rPr>
              <w:tab/>
            </w:r>
            <w:r w:rsidR="001102B7">
              <w:rPr>
                <w:noProof/>
                <w:webHidden/>
              </w:rPr>
              <w:fldChar w:fldCharType="begin"/>
            </w:r>
            <w:r w:rsidR="001102B7">
              <w:rPr>
                <w:noProof/>
                <w:webHidden/>
              </w:rPr>
              <w:instrText xml:space="preserve"> PAGEREF _Toc514018960 \h </w:instrText>
            </w:r>
            <w:r w:rsidR="001102B7">
              <w:rPr>
                <w:noProof/>
                <w:webHidden/>
              </w:rPr>
            </w:r>
            <w:r w:rsidR="001102B7">
              <w:rPr>
                <w:noProof/>
                <w:webHidden/>
              </w:rPr>
              <w:fldChar w:fldCharType="separate"/>
            </w:r>
            <w:r w:rsidR="001102B7">
              <w:rPr>
                <w:noProof/>
                <w:webHidden/>
              </w:rPr>
              <w:t>22</w:t>
            </w:r>
            <w:r w:rsidR="001102B7">
              <w:rPr>
                <w:noProof/>
                <w:webHidden/>
              </w:rPr>
              <w:fldChar w:fldCharType="end"/>
            </w:r>
          </w:hyperlink>
        </w:p>
        <w:p w14:paraId="5797C45F" w14:textId="0EC54696" w:rsidR="001102B7" w:rsidRDefault="008D63D9">
          <w:pPr>
            <w:pStyle w:val="TOC3"/>
            <w:tabs>
              <w:tab w:val="left" w:pos="1320"/>
              <w:tab w:val="right" w:leader="dot" w:pos="9016"/>
            </w:tabs>
            <w:rPr>
              <w:rFonts w:eastAsiaTheme="minorEastAsia"/>
              <w:noProof/>
              <w:lang w:eastAsia="en-GB"/>
            </w:rPr>
          </w:pPr>
          <w:hyperlink w:anchor="_Toc514018961" w:history="1">
            <w:r w:rsidR="001102B7" w:rsidRPr="007457FF">
              <w:rPr>
                <w:rStyle w:val="Hyperlink"/>
                <w:noProof/>
              </w:rPr>
              <w:t>3.6.3</w:t>
            </w:r>
            <w:r w:rsidR="001102B7">
              <w:rPr>
                <w:rFonts w:eastAsiaTheme="minorEastAsia"/>
                <w:noProof/>
                <w:lang w:eastAsia="en-GB"/>
              </w:rPr>
              <w:tab/>
            </w:r>
            <w:r w:rsidR="001102B7" w:rsidRPr="007457FF">
              <w:rPr>
                <w:rStyle w:val="Hyperlink"/>
                <w:noProof/>
              </w:rPr>
              <w:t>Model Architechtures</w:t>
            </w:r>
            <w:r w:rsidR="001102B7">
              <w:rPr>
                <w:noProof/>
                <w:webHidden/>
              </w:rPr>
              <w:tab/>
            </w:r>
            <w:r w:rsidR="001102B7">
              <w:rPr>
                <w:noProof/>
                <w:webHidden/>
              </w:rPr>
              <w:fldChar w:fldCharType="begin"/>
            </w:r>
            <w:r w:rsidR="001102B7">
              <w:rPr>
                <w:noProof/>
                <w:webHidden/>
              </w:rPr>
              <w:instrText xml:space="preserve"> PAGEREF _Toc514018961 \h </w:instrText>
            </w:r>
            <w:r w:rsidR="001102B7">
              <w:rPr>
                <w:noProof/>
                <w:webHidden/>
              </w:rPr>
            </w:r>
            <w:r w:rsidR="001102B7">
              <w:rPr>
                <w:noProof/>
                <w:webHidden/>
              </w:rPr>
              <w:fldChar w:fldCharType="separate"/>
            </w:r>
            <w:r w:rsidR="001102B7">
              <w:rPr>
                <w:noProof/>
                <w:webHidden/>
              </w:rPr>
              <w:t>22</w:t>
            </w:r>
            <w:r w:rsidR="001102B7">
              <w:rPr>
                <w:noProof/>
                <w:webHidden/>
              </w:rPr>
              <w:fldChar w:fldCharType="end"/>
            </w:r>
          </w:hyperlink>
        </w:p>
        <w:p w14:paraId="7455458D" w14:textId="17FB0FED" w:rsidR="001102B7" w:rsidRDefault="008D63D9">
          <w:pPr>
            <w:pStyle w:val="TOC2"/>
            <w:tabs>
              <w:tab w:val="left" w:pos="880"/>
              <w:tab w:val="right" w:leader="dot" w:pos="9016"/>
            </w:tabs>
            <w:rPr>
              <w:rFonts w:eastAsiaTheme="minorEastAsia"/>
              <w:noProof/>
              <w:lang w:eastAsia="en-GB"/>
            </w:rPr>
          </w:pPr>
          <w:hyperlink w:anchor="_Toc514018962" w:history="1">
            <w:r w:rsidR="001102B7" w:rsidRPr="007457FF">
              <w:rPr>
                <w:rStyle w:val="Hyperlink"/>
                <w:noProof/>
                <w14:scene3d>
                  <w14:camera w14:prst="orthographicFront"/>
                  <w14:lightRig w14:rig="threePt" w14:dir="t">
                    <w14:rot w14:lat="0" w14:lon="0" w14:rev="0"/>
                  </w14:lightRig>
                </w14:scene3d>
              </w:rPr>
              <w:t>3.7</w:t>
            </w:r>
            <w:r w:rsidR="001102B7">
              <w:rPr>
                <w:rFonts w:eastAsiaTheme="minorEastAsia"/>
                <w:noProof/>
                <w:lang w:eastAsia="en-GB"/>
              </w:rPr>
              <w:tab/>
            </w:r>
            <w:r w:rsidR="001102B7" w:rsidRPr="007457FF">
              <w:rPr>
                <w:rStyle w:val="Hyperlink"/>
                <w:noProof/>
              </w:rPr>
              <w:t>Other AI research projects</w:t>
            </w:r>
            <w:r w:rsidR="001102B7">
              <w:rPr>
                <w:noProof/>
                <w:webHidden/>
              </w:rPr>
              <w:tab/>
            </w:r>
            <w:r w:rsidR="001102B7">
              <w:rPr>
                <w:noProof/>
                <w:webHidden/>
              </w:rPr>
              <w:fldChar w:fldCharType="begin"/>
            </w:r>
            <w:r w:rsidR="001102B7">
              <w:rPr>
                <w:noProof/>
                <w:webHidden/>
              </w:rPr>
              <w:instrText xml:space="preserve"> PAGEREF _Toc514018962 \h </w:instrText>
            </w:r>
            <w:r w:rsidR="001102B7">
              <w:rPr>
                <w:noProof/>
                <w:webHidden/>
              </w:rPr>
            </w:r>
            <w:r w:rsidR="001102B7">
              <w:rPr>
                <w:noProof/>
                <w:webHidden/>
              </w:rPr>
              <w:fldChar w:fldCharType="separate"/>
            </w:r>
            <w:r w:rsidR="001102B7">
              <w:rPr>
                <w:noProof/>
                <w:webHidden/>
              </w:rPr>
              <w:t>22</w:t>
            </w:r>
            <w:r w:rsidR="001102B7">
              <w:rPr>
                <w:noProof/>
                <w:webHidden/>
              </w:rPr>
              <w:fldChar w:fldCharType="end"/>
            </w:r>
          </w:hyperlink>
        </w:p>
        <w:p w14:paraId="065A38A6" w14:textId="6DA0249F" w:rsidR="001102B7" w:rsidRDefault="008D63D9">
          <w:pPr>
            <w:pStyle w:val="TOC1"/>
            <w:tabs>
              <w:tab w:val="left" w:pos="440"/>
              <w:tab w:val="right" w:leader="dot" w:pos="9016"/>
            </w:tabs>
            <w:rPr>
              <w:rFonts w:eastAsiaTheme="minorEastAsia"/>
              <w:noProof/>
              <w:lang w:eastAsia="en-GB"/>
            </w:rPr>
          </w:pPr>
          <w:hyperlink w:anchor="_Toc514018963" w:history="1">
            <w:r w:rsidR="001102B7" w:rsidRPr="007457FF">
              <w:rPr>
                <w:rStyle w:val="Hyperlink"/>
                <w:noProof/>
              </w:rPr>
              <w:t>4</w:t>
            </w:r>
            <w:r w:rsidR="001102B7">
              <w:rPr>
                <w:rFonts w:eastAsiaTheme="minorEastAsia"/>
                <w:noProof/>
                <w:lang w:eastAsia="en-GB"/>
              </w:rPr>
              <w:tab/>
            </w:r>
            <w:r w:rsidR="001102B7" w:rsidRPr="007457FF">
              <w:rPr>
                <w:rStyle w:val="Hyperlink"/>
                <w:noProof/>
              </w:rPr>
              <w:t>Methodology</w:t>
            </w:r>
            <w:r w:rsidR="001102B7">
              <w:rPr>
                <w:noProof/>
                <w:webHidden/>
              </w:rPr>
              <w:tab/>
            </w:r>
            <w:r w:rsidR="001102B7">
              <w:rPr>
                <w:noProof/>
                <w:webHidden/>
              </w:rPr>
              <w:fldChar w:fldCharType="begin"/>
            </w:r>
            <w:r w:rsidR="001102B7">
              <w:rPr>
                <w:noProof/>
                <w:webHidden/>
              </w:rPr>
              <w:instrText xml:space="preserve"> PAGEREF _Toc514018963 \h </w:instrText>
            </w:r>
            <w:r w:rsidR="001102B7">
              <w:rPr>
                <w:noProof/>
                <w:webHidden/>
              </w:rPr>
            </w:r>
            <w:r w:rsidR="001102B7">
              <w:rPr>
                <w:noProof/>
                <w:webHidden/>
              </w:rPr>
              <w:fldChar w:fldCharType="separate"/>
            </w:r>
            <w:r w:rsidR="001102B7">
              <w:rPr>
                <w:noProof/>
                <w:webHidden/>
              </w:rPr>
              <w:t>23</w:t>
            </w:r>
            <w:r w:rsidR="001102B7">
              <w:rPr>
                <w:noProof/>
                <w:webHidden/>
              </w:rPr>
              <w:fldChar w:fldCharType="end"/>
            </w:r>
          </w:hyperlink>
        </w:p>
        <w:p w14:paraId="4E3BE6AF" w14:textId="4C2A4FEE" w:rsidR="001102B7" w:rsidRDefault="008D63D9">
          <w:pPr>
            <w:pStyle w:val="TOC2"/>
            <w:tabs>
              <w:tab w:val="left" w:pos="880"/>
              <w:tab w:val="right" w:leader="dot" w:pos="9016"/>
            </w:tabs>
            <w:rPr>
              <w:rFonts w:eastAsiaTheme="minorEastAsia"/>
              <w:noProof/>
              <w:lang w:eastAsia="en-GB"/>
            </w:rPr>
          </w:pPr>
          <w:hyperlink w:anchor="_Toc514018964" w:history="1">
            <w:r w:rsidR="001102B7" w:rsidRPr="007457FF">
              <w:rPr>
                <w:rStyle w:val="Hyperlink"/>
                <w:noProof/>
                <w14:scene3d>
                  <w14:camera w14:prst="orthographicFront"/>
                  <w14:lightRig w14:rig="threePt" w14:dir="t">
                    <w14:rot w14:lat="0" w14:lon="0" w14:rev="0"/>
                  </w14:lightRig>
                </w14:scene3d>
              </w:rPr>
              <w:t>4.1</w:t>
            </w:r>
            <w:r w:rsidR="001102B7">
              <w:rPr>
                <w:rFonts w:eastAsiaTheme="minorEastAsia"/>
                <w:noProof/>
                <w:lang w:eastAsia="en-GB"/>
              </w:rPr>
              <w:tab/>
            </w:r>
            <w:r w:rsidR="001102B7" w:rsidRPr="007457FF">
              <w:rPr>
                <w:rStyle w:val="Hyperlink"/>
                <w:noProof/>
              </w:rPr>
              <w:t>Implementation Methodology</w:t>
            </w:r>
            <w:r w:rsidR="001102B7">
              <w:rPr>
                <w:noProof/>
                <w:webHidden/>
              </w:rPr>
              <w:tab/>
            </w:r>
            <w:r w:rsidR="001102B7">
              <w:rPr>
                <w:noProof/>
                <w:webHidden/>
              </w:rPr>
              <w:fldChar w:fldCharType="begin"/>
            </w:r>
            <w:r w:rsidR="001102B7">
              <w:rPr>
                <w:noProof/>
                <w:webHidden/>
              </w:rPr>
              <w:instrText xml:space="preserve"> PAGEREF _Toc514018964 \h </w:instrText>
            </w:r>
            <w:r w:rsidR="001102B7">
              <w:rPr>
                <w:noProof/>
                <w:webHidden/>
              </w:rPr>
            </w:r>
            <w:r w:rsidR="001102B7">
              <w:rPr>
                <w:noProof/>
                <w:webHidden/>
              </w:rPr>
              <w:fldChar w:fldCharType="separate"/>
            </w:r>
            <w:r w:rsidR="001102B7">
              <w:rPr>
                <w:noProof/>
                <w:webHidden/>
              </w:rPr>
              <w:t>23</w:t>
            </w:r>
            <w:r w:rsidR="001102B7">
              <w:rPr>
                <w:noProof/>
                <w:webHidden/>
              </w:rPr>
              <w:fldChar w:fldCharType="end"/>
            </w:r>
          </w:hyperlink>
        </w:p>
        <w:p w14:paraId="6B0DB21F" w14:textId="51921DCE" w:rsidR="001102B7" w:rsidRDefault="008D63D9">
          <w:pPr>
            <w:pStyle w:val="TOC2"/>
            <w:tabs>
              <w:tab w:val="left" w:pos="880"/>
              <w:tab w:val="right" w:leader="dot" w:pos="9016"/>
            </w:tabs>
            <w:rPr>
              <w:rFonts w:eastAsiaTheme="minorEastAsia"/>
              <w:noProof/>
              <w:lang w:eastAsia="en-GB"/>
            </w:rPr>
          </w:pPr>
          <w:hyperlink w:anchor="_Toc514018965" w:history="1">
            <w:r w:rsidR="001102B7" w:rsidRPr="007457FF">
              <w:rPr>
                <w:rStyle w:val="Hyperlink"/>
                <w:noProof/>
                <w14:scene3d>
                  <w14:camera w14:prst="orthographicFront"/>
                  <w14:lightRig w14:rig="threePt" w14:dir="t">
                    <w14:rot w14:lat="0" w14:lon="0" w14:rev="0"/>
                  </w14:lightRig>
                </w14:scene3d>
              </w:rPr>
              <w:t>4.2</w:t>
            </w:r>
            <w:r w:rsidR="001102B7">
              <w:rPr>
                <w:rFonts w:eastAsiaTheme="minorEastAsia"/>
                <w:noProof/>
                <w:lang w:eastAsia="en-GB"/>
              </w:rPr>
              <w:tab/>
            </w:r>
            <w:r w:rsidR="001102B7" w:rsidRPr="007457FF">
              <w:rPr>
                <w:rStyle w:val="Hyperlink"/>
                <w:noProof/>
              </w:rPr>
              <w:t>Song Classification Methodology</w:t>
            </w:r>
            <w:r w:rsidR="001102B7">
              <w:rPr>
                <w:noProof/>
                <w:webHidden/>
              </w:rPr>
              <w:tab/>
            </w:r>
            <w:r w:rsidR="001102B7">
              <w:rPr>
                <w:noProof/>
                <w:webHidden/>
              </w:rPr>
              <w:fldChar w:fldCharType="begin"/>
            </w:r>
            <w:r w:rsidR="001102B7">
              <w:rPr>
                <w:noProof/>
                <w:webHidden/>
              </w:rPr>
              <w:instrText xml:space="preserve"> PAGEREF _Toc514018965 \h </w:instrText>
            </w:r>
            <w:r w:rsidR="001102B7">
              <w:rPr>
                <w:noProof/>
                <w:webHidden/>
              </w:rPr>
            </w:r>
            <w:r w:rsidR="001102B7">
              <w:rPr>
                <w:noProof/>
                <w:webHidden/>
              </w:rPr>
              <w:fldChar w:fldCharType="separate"/>
            </w:r>
            <w:r w:rsidR="001102B7">
              <w:rPr>
                <w:noProof/>
                <w:webHidden/>
              </w:rPr>
              <w:t>26</w:t>
            </w:r>
            <w:r w:rsidR="001102B7">
              <w:rPr>
                <w:noProof/>
                <w:webHidden/>
              </w:rPr>
              <w:fldChar w:fldCharType="end"/>
            </w:r>
          </w:hyperlink>
        </w:p>
        <w:p w14:paraId="07773458" w14:textId="2F926C37" w:rsidR="001102B7" w:rsidRDefault="008D63D9">
          <w:pPr>
            <w:pStyle w:val="TOC3"/>
            <w:tabs>
              <w:tab w:val="left" w:pos="1320"/>
              <w:tab w:val="right" w:leader="dot" w:pos="9016"/>
            </w:tabs>
            <w:rPr>
              <w:rFonts w:eastAsiaTheme="minorEastAsia"/>
              <w:noProof/>
              <w:lang w:eastAsia="en-GB"/>
            </w:rPr>
          </w:pPr>
          <w:hyperlink w:anchor="_Toc514018966" w:history="1">
            <w:r w:rsidR="001102B7" w:rsidRPr="007457FF">
              <w:rPr>
                <w:rStyle w:val="Hyperlink"/>
                <w:noProof/>
              </w:rPr>
              <w:t>4.2.1</w:t>
            </w:r>
            <w:r w:rsidR="001102B7">
              <w:rPr>
                <w:rFonts w:eastAsiaTheme="minorEastAsia"/>
                <w:noProof/>
                <w:lang w:eastAsia="en-GB"/>
              </w:rPr>
              <w:tab/>
            </w:r>
            <w:r w:rsidR="001102B7" w:rsidRPr="007457FF">
              <w:rPr>
                <w:rStyle w:val="Hyperlink"/>
                <w:noProof/>
              </w:rPr>
              <w:t>Training &amp; Prediction:</w:t>
            </w:r>
            <w:r w:rsidR="001102B7">
              <w:rPr>
                <w:noProof/>
                <w:webHidden/>
              </w:rPr>
              <w:tab/>
            </w:r>
            <w:r w:rsidR="001102B7">
              <w:rPr>
                <w:noProof/>
                <w:webHidden/>
              </w:rPr>
              <w:fldChar w:fldCharType="begin"/>
            </w:r>
            <w:r w:rsidR="001102B7">
              <w:rPr>
                <w:noProof/>
                <w:webHidden/>
              </w:rPr>
              <w:instrText xml:space="preserve"> PAGEREF _Toc514018966 \h </w:instrText>
            </w:r>
            <w:r w:rsidR="001102B7">
              <w:rPr>
                <w:noProof/>
                <w:webHidden/>
              </w:rPr>
            </w:r>
            <w:r w:rsidR="001102B7">
              <w:rPr>
                <w:noProof/>
                <w:webHidden/>
              </w:rPr>
              <w:fldChar w:fldCharType="separate"/>
            </w:r>
            <w:r w:rsidR="001102B7">
              <w:rPr>
                <w:noProof/>
                <w:webHidden/>
              </w:rPr>
              <w:t>26</w:t>
            </w:r>
            <w:r w:rsidR="001102B7">
              <w:rPr>
                <w:noProof/>
                <w:webHidden/>
              </w:rPr>
              <w:fldChar w:fldCharType="end"/>
            </w:r>
          </w:hyperlink>
        </w:p>
        <w:p w14:paraId="031FC8CC" w14:textId="490DE0EA" w:rsidR="001102B7" w:rsidRDefault="008D63D9">
          <w:pPr>
            <w:pStyle w:val="TOC1"/>
            <w:tabs>
              <w:tab w:val="left" w:pos="440"/>
              <w:tab w:val="right" w:leader="dot" w:pos="9016"/>
            </w:tabs>
            <w:rPr>
              <w:rFonts w:eastAsiaTheme="minorEastAsia"/>
              <w:noProof/>
              <w:lang w:eastAsia="en-GB"/>
            </w:rPr>
          </w:pPr>
          <w:hyperlink w:anchor="_Toc514018967" w:history="1">
            <w:r w:rsidR="001102B7" w:rsidRPr="007457FF">
              <w:rPr>
                <w:rStyle w:val="Hyperlink"/>
                <w:noProof/>
              </w:rPr>
              <w:t>5</w:t>
            </w:r>
            <w:r w:rsidR="001102B7">
              <w:rPr>
                <w:rFonts w:eastAsiaTheme="minorEastAsia"/>
                <w:noProof/>
                <w:lang w:eastAsia="en-GB"/>
              </w:rPr>
              <w:tab/>
            </w:r>
            <w:r w:rsidR="001102B7" w:rsidRPr="007457FF">
              <w:rPr>
                <w:rStyle w:val="Hyperlink"/>
                <w:noProof/>
              </w:rPr>
              <w:t>Objectives</w:t>
            </w:r>
            <w:r w:rsidR="001102B7">
              <w:rPr>
                <w:noProof/>
                <w:webHidden/>
              </w:rPr>
              <w:tab/>
            </w:r>
            <w:r w:rsidR="001102B7">
              <w:rPr>
                <w:noProof/>
                <w:webHidden/>
              </w:rPr>
              <w:fldChar w:fldCharType="begin"/>
            </w:r>
            <w:r w:rsidR="001102B7">
              <w:rPr>
                <w:noProof/>
                <w:webHidden/>
              </w:rPr>
              <w:instrText xml:space="preserve"> PAGEREF _Toc514018967 \h </w:instrText>
            </w:r>
            <w:r w:rsidR="001102B7">
              <w:rPr>
                <w:noProof/>
                <w:webHidden/>
              </w:rPr>
            </w:r>
            <w:r w:rsidR="001102B7">
              <w:rPr>
                <w:noProof/>
                <w:webHidden/>
              </w:rPr>
              <w:fldChar w:fldCharType="separate"/>
            </w:r>
            <w:r w:rsidR="001102B7">
              <w:rPr>
                <w:noProof/>
                <w:webHidden/>
              </w:rPr>
              <w:t>27</w:t>
            </w:r>
            <w:r w:rsidR="001102B7">
              <w:rPr>
                <w:noProof/>
                <w:webHidden/>
              </w:rPr>
              <w:fldChar w:fldCharType="end"/>
            </w:r>
          </w:hyperlink>
        </w:p>
        <w:p w14:paraId="7566EFC1" w14:textId="00A29D82" w:rsidR="001102B7" w:rsidRDefault="008D63D9">
          <w:pPr>
            <w:pStyle w:val="TOC1"/>
            <w:tabs>
              <w:tab w:val="left" w:pos="440"/>
              <w:tab w:val="right" w:leader="dot" w:pos="9016"/>
            </w:tabs>
            <w:rPr>
              <w:rFonts w:eastAsiaTheme="minorEastAsia"/>
              <w:noProof/>
              <w:lang w:eastAsia="en-GB"/>
            </w:rPr>
          </w:pPr>
          <w:hyperlink w:anchor="_Toc514018968" w:history="1">
            <w:r w:rsidR="001102B7" w:rsidRPr="007457FF">
              <w:rPr>
                <w:rStyle w:val="Hyperlink"/>
                <w:noProof/>
              </w:rPr>
              <w:t>6</w:t>
            </w:r>
            <w:r w:rsidR="001102B7">
              <w:rPr>
                <w:rFonts w:eastAsiaTheme="minorEastAsia"/>
                <w:noProof/>
                <w:lang w:eastAsia="en-GB"/>
              </w:rPr>
              <w:tab/>
            </w:r>
            <w:r w:rsidR="001102B7" w:rsidRPr="007457FF">
              <w:rPr>
                <w:rStyle w:val="Hyperlink"/>
                <w:noProof/>
              </w:rPr>
              <w:t>Resources</w:t>
            </w:r>
            <w:r w:rsidR="001102B7">
              <w:rPr>
                <w:noProof/>
                <w:webHidden/>
              </w:rPr>
              <w:tab/>
            </w:r>
            <w:r w:rsidR="001102B7">
              <w:rPr>
                <w:noProof/>
                <w:webHidden/>
              </w:rPr>
              <w:fldChar w:fldCharType="begin"/>
            </w:r>
            <w:r w:rsidR="001102B7">
              <w:rPr>
                <w:noProof/>
                <w:webHidden/>
              </w:rPr>
              <w:instrText xml:space="preserve"> PAGEREF _Toc514018968 \h </w:instrText>
            </w:r>
            <w:r w:rsidR="001102B7">
              <w:rPr>
                <w:noProof/>
                <w:webHidden/>
              </w:rPr>
            </w:r>
            <w:r w:rsidR="001102B7">
              <w:rPr>
                <w:noProof/>
                <w:webHidden/>
              </w:rPr>
              <w:fldChar w:fldCharType="separate"/>
            </w:r>
            <w:r w:rsidR="001102B7">
              <w:rPr>
                <w:noProof/>
                <w:webHidden/>
              </w:rPr>
              <w:t>27</w:t>
            </w:r>
            <w:r w:rsidR="001102B7">
              <w:rPr>
                <w:noProof/>
                <w:webHidden/>
              </w:rPr>
              <w:fldChar w:fldCharType="end"/>
            </w:r>
          </w:hyperlink>
        </w:p>
        <w:p w14:paraId="0908C16B" w14:textId="69C3D798" w:rsidR="001102B7" w:rsidRDefault="008D63D9">
          <w:pPr>
            <w:pStyle w:val="TOC1"/>
            <w:tabs>
              <w:tab w:val="left" w:pos="440"/>
              <w:tab w:val="right" w:leader="dot" w:pos="9016"/>
            </w:tabs>
            <w:rPr>
              <w:rFonts w:eastAsiaTheme="minorEastAsia"/>
              <w:noProof/>
              <w:lang w:eastAsia="en-GB"/>
            </w:rPr>
          </w:pPr>
          <w:hyperlink w:anchor="_Toc514018969" w:history="1">
            <w:r w:rsidR="001102B7" w:rsidRPr="007457FF">
              <w:rPr>
                <w:rStyle w:val="Hyperlink"/>
                <w:noProof/>
              </w:rPr>
              <w:t>7</w:t>
            </w:r>
            <w:r w:rsidR="001102B7">
              <w:rPr>
                <w:rFonts w:eastAsiaTheme="minorEastAsia"/>
                <w:noProof/>
                <w:lang w:eastAsia="en-GB"/>
              </w:rPr>
              <w:tab/>
            </w:r>
            <w:r w:rsidR="001102B7" w:rsidRPr="007457FF">
              <w:rPr>
                <w:rStyle w:val="Hyperlink"/>
                <w:noProof/>
              </w:rPr>
              <w:t>Research ethics</w:t>
            </w:r>
            <w:r w:rsidR="001102B7">
              <w:rPr>
                <w:noProof/>
                <w:webHidden/>
              </w:rPr>
              <w:tab/>
            </w:r>
            <w:r w:rsidR="001102B7">
              <w:rPr>
                <w:noProof/>
                <w:webHidden/>
              </w:rPr>
              <w:fldChar w:fldCharType="begin"/>
            </w:r>
            <w:r w:rsidR="001102B7">
              <w:rPr>
                <w:noProof/>
                <w:webHidden/>
              </w:rPr>
              <w:instrText xml:space="preserve"> PAGEREF _Toc514018969 \h </w:instrText>
            </w:r>
            <w:r w:rsidR="001102B7">
              <w:rPr>
                <w:noProof/>
                <w:webHidden/>
              </w:rPr>
            </w:r>
            <w:r w:rsidR="001102B7">
              <w:rPr>
                <w:noProof/>
                <w:webHidden/>
              </w:rPr>
              <w:fldChar w:fldCharType="separate"/>
            </w:r>
            <w:r w:rsidR="001102B7">
              <w:rPr>
                <w:noProof/>
                <w:webHidden/>
              </w:rPr>
              <w:t>27</w:t>
            </w:r>
            <w:r w:rsidR="001102B7">
              <w:rPr>
                <w:noProof/>
                <w:webHidden/>
              </w:rPr>
              <w:fldChar w:fldCharType="end"/>
            </w:r>
          </w:hyperlink>
        </w:p>
        <w:p w14:paraId="2FF0EB7B" w14:textId="09A9D7F8" w:rsidR="001102B7" w:rsidRDefault="008D63D9">
          <w:pPr>
            <w:pStyle w:val="TOC1"/>
            <w:tabs>
              <w:tab w:val="left" w:pos="440"/>
              <w:tab w:val="right" w:leader="dot" w:pos="9016"/>
            </w:tabs>
            <w:rPr>
              <w:rFonts w:eastAsiaTheme="minorEastAsia"/>
              <w:noProof/>
              <w:lang w:eastAsia="en-GB"/>
            </w:rPr>
          </w:pPr>
          <w:hyperlink w:anchor="_Toc514018970" w:history="1">
            <w:r w:rsidR="001102B7" w:rsidRPr="007457FF">
              <w:rPr>
                <w:rStyle w:val="Hyperlink"/>
                <w:noProof/>
              </w:rPr>
              <w:t>8</w:t>
            </w:r>
            <w:r w:rsidR="001102B7">
              <w:rPr>
                <w:rFonts w:eastAsiaTheme="minorEastAsia"/>
                <w:noProof/>
                <w:lang w:eastAsia="en-GB"/>
              </w:rPr>
              <w:tab/>
            </w:r>
            <w:r w:rsidR="001102B7" w:rsidRPr="007457FF">
              <w:rPr>
                <w:rStyle w:val="Hyperlink"/>
                <w:noProof/>
              </w:rPr>
              <w:t>Activity Schedule</w:t>
            </w:r>
            <w:r w:rsidR="001102B7">
              <w:rPr>
                <w:noProof/>
                <w:webHidden/>
              </w:rPr>
              <w:tab/>
            </w:r>
            <w:r w:rsidR="001102B7">
              <w:rPr>
                <w:noProof/>
                <w:webHidden/>
              </w:rPr>
              <w:fldChar w:fldCharType="begin"/>
            </w:r>
            <w:r w:rsidR="001102B7">
              <w:rPr>
                <w:noProof/>
                <w:webHidden/>
              </w:rPr>
              <w:instrText xml:space="preserve"> PAGEREF _Toc514018970 \h </w:instrText>
            </w:r>
            <w:r w:rsidR="001102B7">
              <w:rPr>
                <w:noProof/>
                <w:webHidden/>
              </w:rPr>
            </w:r>
            <w:r w:rsidR="001102B7">
              <w:rPr>
                <w:noProof/>
                <w:webHidden/>
              </w:rPr>
              <w:fldChar w:fldCharType="separate"/>
            </w:r>
            <w:r w:rsidR="001102B7">
              <w:rPr>
                <w:noProof/>
                <w:webHidden/>
              </w:rPr>
              <w:t>28</w:t>
            </w:r>
            <w:r w:rsidR="001102B7">
              <w:rPr>
                <w:noProof/>
                <w:webHidden/>
              </w:rPr>
              <w:fldChar w:fldCharType="end"/>
            </w:r>
          </w:hyperlink>
        </w:p>
        <w:p w14:paraId="48869DB5" w14:textId="65126A10" w:rsidR="001102B7" w:rsidRDefault="008D63D9">
          <w:pPr>
            <w:pStyle w:val="TOC1"/>
            <w:tabs>
              <w:tab w:val="left" w:pos="440"/>
              <w:tab w:val="right" w:leader="dot" w:pos="9016"/>
            </w:tabs>
            <w:rPr>
              <w:rFonts w:eastAsiaTheme="minorEastAsia"/>
              <w:noProof/>
              <w:lang w:eastAsia="en-GB"/>
            </w:rPr>
          </w:pPr>
          <w:hyperlink w:anchor="_Toc514018971" w:history="1">
            <w:r w:rsidR="001102B7" w:rsidRPr="007457FF">
              <w:rPr>
                <w:rStyle w:val="Hyperlink"/>
                <w:noProof/>
              </w:rPr>
              <w:t>9</w:t>
            </w:r>
            <w:r w:rsidR="001102B7">
              <w:rPr>
                <w:rFonts w:eastAsiaTheme="minorEastAsia"/>
                <w:noProof/>
                <w:lang w:eastAsia="en-GB"/>
              </w:rPr>
              <w:tab/>
            </w:r>
            <w:r w:rsidR="001102B7" w:rsidRPr="007457FF">
              <w:rPr>
                <w:rStyle w:val="Hyperlink"/>
                <w:noProof/>
              </w:rPr>
              <w:t>References</w:t>
            </w:r>
            <w:r w:rsidR="001102B7">
              <w:rPr>
                <w:noProof/>
                <w:webHidden/>
              </w:rPr>
              <w:tab/>
            </w:r>
            <w:r w:rsidR="001102B7">
              <w:rPr>
                <w:noProof/>
                <w:webHidden/>
              </w:rPr>
              <w:fldChar w:fldCharType="begin"/>
            </w:r>
            <w:r w:rsidR="001102B7">
              <w:rPr>
                <w:noProof/>
                <w:webHidden/>
              </w:rPr>
              <w:instrText xml:space="preserve"> PAGEREF _Toc514018971 \h </w:instrText>
            </w:r>
            <w:r w:rsidR="001102B7">
              <w:rPr>
                <w:noProof/>
                <w:webHidden/>
              </w:rPr>
            </w:r>
            <w:r w:rsidR="001102B7">
              <w:rPr>
                <w:noProof/>
                <w:webHidden/>
              </w:rPr>
              <w:fldChar w:fldCharType="separate"/>
            </w:r>
            <w:r w:rsidR="001102B7">
              <w:rPr>
                <w:noProof/>
                <w:webHidden/>
              </w:rPr>
              <w:t>28</w:t>
            </w:r>
            <w:r w:rsidR="001102B7">
              <w:rPr>
                <w:noProof/>
                <w:webHidden/>
              </w:rPr>
              <w:fldChar w:fldCharType="end"/>
            </w:r>
          </w:hyperlink>
        </w:p>
        <w:p w14:paraId="4C811DF2" w14:textId="4E435437" w:rsidR="00A42C0D" w:rsidRDefault="00706B86">
          <w:r>
            <w:fldChar w:fldCharType="end"/>
          </w:r>
        </w:p>
      </w:sdtContent>
    </w:sdt>
    <w:p w14:paraId="1556963A" w14:textId="695B520D" w:rsidR="00A42C0D" w:rsidRDefault="00A42C0D">
      <w:r>
        <w:br w:type="page"/>
      </w:r>
    </w:p>
    <w:p w14:paraId="14352FA1" w14:textId="0B358CF3" w:rsidR="009A581D" w:rsidRDefault="009A581D" w:rsidP="007F0A72">
      <w:pPr>
        <w:pStyle w:val="Heading1"/>
      </w:pPr>
      <w:bookmarkStart w:id="4" w:name="_Toc514018929"/>
      <w:r w:rsidRPr="007F0A72">
        <w:lastRenderedPageBreak/>
        <w:t>Aim</w:t>
      </w:r>
      <w:bookmarkEnd w:id="4"/>
      <w:ins w:id="5" w:author="sripriya" w:date="2018-05-18T19:01:00Z">
        <w:r w:rsidR="00663B5A">
          <w:t>/A</w:t>
        </w:r>
      </w:ins>
      <w:ins w:id="6" w:author="sripriya" w:date="2018-05-18T19:02:00Z">
        <w:r w:rsidR="00663B5A">
          <w:t>bstract</w:t>
        </w:r>
      </w:ins>
    </w:p>
    <w:p w14:paraId="74AA63D8" w14:textId="77777777" w:rsidR="00F308B4" w:rsidRPr="00772E32" w:rsidRDefault="007F0A72" w:rsidP="005B697A">
      <w:pPr>
        <w:jc w:val="both"/>
        <w:rPr>
          <w:rFonts w:ascii="Verdana" w:hAnsi="Verdana" w:cstheme="minorHAnsi"/>
        </w:rPr>
      </w:pPr>
      <w:r w:rsidRPr="00772E32">
        <w:rPr>
          <w:rFonts w:ascii="Verdana" w:hAnsi="Verdana" w:cstheme="minorHAnsi"/>
        </w:rPr>
        <w:t xml:space="preserve">The aim of this research proposal is </w:t>
      </w:r>
      <w:r w:rsidR="00016C8A" w:rsidRPr="00772E32">
        <w:rPr>
          <w:rFonts w:ascii="Verdana" w:hAnsi="Verdana" w:cstheme="minorHAnsi"/>
        </w:rPr>
        <w:t xml:space="preserve">to explore </w:t>
      </w:r>
    </w:p>
    <w:p w14:paraId="5B5CAFDF" w14:textId="442EE204" w:rsidR="00325FEF" w:rsidRPr="00772E32" w:rsidRDefault="00016C8A" w:rsidP="00F308B4">
      <w:pPr>
        <w:pStyle w:val="ListParagraph"/>
        <w:numPr>
          <w:ilvl w:val="0"/>
          <w:numId w:val="5"/>
        </w:numPr>
        <w:jc w:val="both"/>
        <w:rPr>
          <w:rFonts w:ascii="Verdana" w:hAnsi="Verdana" w:cstheme="minorHAnsi"/>
        </w:rPr>
      </w:pPr>
      <w:r w:rsidRPr="00772E32">
        <w:rPr>
          <w:rFonts w:ascii="Verdana" w:hAnsi="Verdana" w:cstheme="minorHAnsi"/>
        </w:rPr>
        <w:t>the power of J</w:t>
      </w:r>
      <w:r w:rsidR="000A7AF0" w:rsidRPr="00772E32">
        <w:rPr>
          <w:rFonts w:ascii="Verdana" w:hAnsi="Verdana" w:cstheme="minorHAnsi"/>
        </w:rPr>
        <w:t>ava</w:t>
      </w:r>
      <w:r w:rsidRPr="00772E32">
        <w:rPr>
          <w:rFonts w:ascii="Verdana" w:hAnsi="Verdana" w:cstheme="minorHAnsi"/>
        </w:rPr>
        <w:t>S</w:t>
      </w:r>
      <w:r w:rsidR="000A7AF0" w:rsidRPr="00772E32">
        <w:rPr>
          <w:rFonts w:ascii="Verdana" w:hAnsi="Verdana" w:cstheme="minorHAnsi"/>
        </w:rPr>
        <w:t>cript</w:t>
      </w:r>
      <w:r w:rsidR="00BE5FD5" w:rsidRPr="00772E32">
        <w:rPr>
          <w:rFonts w:ascii="Verdana" w:hAnsi="Verdana" w:cstheme="minorHAnsi"/>
        </w:rPr>
        <w:t xml:space="preserve"> focusing on AngularJS</w:t>
      </w:r>
      <w:r w:rsidRPr="00772E32">
        <w:rPr>
          <w:rFonts w:ascii="Verdana" w:hAnsi="Verdana" w:cstheme="minorHAnsi"/>
        </w:rPr>
        <w:t xml:space="preserve"> </w:t>
      </w:r>
      <w:r w:rsidR="000A7AF0" w:rsidRPr="00772E32">
        <w:rPr>
          <w:rFonts w:ascii="Verdana" w:hAnsi="Verdana" w:cstheme="minorHAnsi"/>
        </w:rPr>
        <w:t>by implementing a system to</w:t>
      </w:r>
    </w:p>
    <w:p w14:paraId="60A242F2" w14:textId="206D0CCA" w:rsidR="007F0A72" w:rsidRDefault="001B69F2" w:rsidP="00F308B4">
      <w:pPr>
        <w:pStyle w:val="ListParagraph"/>
        <w:numPr>
          <w:ilvl w:val="0"/>
          <w:numId w:val="5"/>
        </w:numPr>
        <w:jc w:val="both"/>
        <w:rPr>
          <w:ins w:id="7" w:author="sripriya" w:date="2018-05-18T19:03:00Z"/>
          <w:rFonts w:ascii="Verdana" w:hAnsi="Verdana" w:cstheme="minorHAnsi"/>
        </w:rPr>
      </w:pPr>
      <w:r w:rsidRPr="00772E32">
        <w:rPr>
          <w:rFonts w:ascii="Verdana" w:hAnsi="Verdana" w:cstheme="minorHAnsi"/>
        </w:rPr>
        <w:t xml:space="preserve">identify </w:t>
      </w:r>
      <w:r w:rsidR="00376338" w:rsidRPr="00772E32">
        <w:rPr>
          <w:rFonts w:ascii="Verdana" w:hAnsi="Verdana" w:cstheme="minorHAnsi"/>
        </w:rPr>
        <w:t xml:space="preserve">the </w:t>
      </w:r>
      <w:r w:rsidRPr="00772E32">
        <w:rPr>
          <w:rFonts w:ascii="Verdana" w:hAnsi="Verdana" w:cstheme="minorHAnsi"/>
        </w:rPr>
        <w:t xml:space="preserve">parent Raga using Artificial Neural Network &amp; </w:t>
      </w:r>
      <w:r w:rsidR="00325FEF" w:rsidRPr="00772E32">
        <w:rPr>
          <w:rFonts w:ascii="Verdana" w:hAnsi="Verdana" w:cstheme="minorHAnsi"/>
        </w:rPr>
        <w:t>Deep</w:t>
      </w:r>
      <w:r w:rsidRPr="00772E32">
        <w:rPr>
          <w:rFonts w:ascii="Verdana" w:hAnsi="Verdana" w:cstheme="minorHAnsi"/>
        </w:rPr>
        <w:t xml:space="preserve"> Learning</w:t>
      </w:r>
      <w:r w:rsidR="007F0A72" w:rsidRPr="00772E32">
        <w:rPr>
          <w:rFonts w:ascii="Verdana" w:hAnsi="Verdana" w:cstheme="minorHAnsi"/>
        </w:rPr>
        <w:t>.</w:t>
      </w:r>
    </w:p>
    <w:p w14:paraId="129068EF" w14:textId="6CD112A1" w:rsidR="00663B5A" w:rsidRDefault="00663B5A" w:rsidP="00663B5A">
      <w:pPr>
        <w:jc w:val="both"/>
        <w:rPr>
          <w:ins w:id="8" w:author="sripriya" w:date="2018-05-18T19:04:00Z"/>
          <w:rFonts w:ascii="Verdana" w:hAnsi="Verdana" w:cstheme="minorHAnsi"/>
        </w:rPr>
      </w:pPr>
      <w:ins w:id="9" w:author="sripriya" w:date="2018-05-18T19:03:00Z">
        <w:r>
          <w:rPr>
            <w:rFonts w:ascii="Verdana" w:hAnsi="Verdana" w:cstheme="minorHAnsi"/>
          </w:rPr>
          <w:t>Merge aims with objectives.</w:t>
        </w:r>
      </w:ins>
    </w:p>
    <w:p w14:paraId="2BC48ED2" w14:textId="35E7B9BE" w:rsidR="00663B5A" w:rsidRPr="00663B5A" w:rsidRDefault="00663B5A" w:rsidP="00663B5A">
      <w:pPr>
        <w:jc w:val="both"/>
        <w:rPr>
          <w:rFonts w:ascii="Verdana" w:hAnsi="Verdana" w:cstheme="minorHAnsi"/>
          <w:rPrChange w:id="10" w:author="sripriya" w:date="2018-05-18T19:03:00Z">
            <w:rPr/>
          </w:rPrChange>
        </w:rPr>
        <w:pPrChange w:id="11" w:author="sripriya" w:date="2018-05-18T19:03:00Z">
          <w:pPr>
            <w:pStyle w:val="ListParagraph"/>
            <w:numPr>
              <w:numId w:val="5"/>
            </w:numPr>
            <w:ind w:hanging="360"/>
            <w:jc w:val="both"/>
          </w:pPr>
        </w:pPrChange>
      </w:pPr>
      <w:ins w:id="12" w:author="sripriya" w:date="2018-05-18T19:04:00Z">
        <w:r>
          <w:rPr>
            <w:rFonts w:ascii="Verdana" w:hAnsi="Verdana" w:cstheme="minorHAnsi"/>
          </w:rPr>
          <w:t>Research questions</w:t>
        </w:r>
      </w:ins>
    </w:p>
    <w:p w14:paraId="6AF07120" w14:textId="72608663" w:rsidR="005B05A6" w:rsidRDefault="007F0A72" w:rsidP="005B05A6">
      <w:pPr>
        <w:pStyle w:val="Heading1"/>
      </w:pPr>
      <w:bookmarkStart w:id="13" w:name="_Toc514018930"/>
      <w:r>
        <w:t>Background</w:t>
      </w:r>
      <w:bookmarkEnd w:id="13"/>
    </w:p>
    <w:p w14:paraId="767662CC" w14:textId="198BB97D" w:rsidR="005B05A6" w:rsidRDefault="005B05A6" w:rsidP="00F65904">
      <w:pPr>
        <w:pStyle w:val="Heading2"/>
        <w:rPr>
          <w:ins w:id="14" w:author="sripriya" w:date="2018-05-18T19:13:00Z"/>
        </w:rPr>
      </w:pPr>
      <w:bookmarkStart w:id="15" w:name="_Toc514018931"/>
      <w:r w:rsidRPr="00F65904">
        <w:t>Motivation</w:t>
      </w:r>
      <w:bookmarkEnd w:id="15"/>
    </w:p>
    <w:p w14:paraId="2057B8A5" w14:textId="60534950" w:rsidR="00892ABF" w:rsidRDefault="00892ABF" w:rsidP="00892ABF">
      <w:pPr>
        <w:rPr>
          <w:ins w:id="16" w:author="sripriya" w:date="2018-05-18T19:13:00Z"/>
        </w:rPr>
      </w:pPr>
    </w:p>
    <w:p w14:paraId="763064D1" w14:textId="6FEF0168" w:rsidR="00892ABF" w:rsidRPr="00892ABF" w:rsidRDefault="00892ABF" w:rsidP="00892ABF">
      <w:pPr>
        <w:rPr>
          <w:rPrChange w:id="17" w:author="sripriya" w:date="2018-05-18T19:13:00Z">
            <w:rPr/>
          </w:rPrChange>
        </w:rPr>
        <w:pPrChange w:id="18" w:author="sripriya" w:date="2018-05-18T19:13:00Z">
          <w:pPr>
            <w:pStyle w:val="Heading2"/>
          </w:pPr>
        </w:pPrChange>
      </w:pPr>
      <w:ins w:id="19" w:author="sripriya" w:date="2018-05-18T19:13:00Z">
        <w:r>
          <w:t>Challenges I need to address.</w:t>
        </w:r>
      </w:ins>
    </w:p>
    <w:p w14:paraId="3BB24EE4" w14:textId="4811BF8D" w:rsidR="00325FEF" w:rsidRPr="00772E32" w:rsidRDefault="00892ABF" w:rsidP="00497A36">
      <w:pPr>
        <w:jc w:val="both"/>
        <w:rPr>
          <w:rFonts w:ascii="Verdana" w:hAnsi="Verdana"/>
        </w:rPr>
      </w:pPr>
      <w:ins w:id="20" w:author="sripriya" w:date="2018-05-18T19:13:00Z">
        <w:r>
          <w:rPr>
            <w:rFonts w:ascii="Verdana" w:hAnsi="Verdana"/>
          </w:rPr>
          <w:t>[</w:t>
        </w:r>
      </w:ins>
      <w:r w:rsidR="00325FEF" w:rsidRPr="00772E32">
        <w:rPr>
          <w:rFonts w:ascii="Verdana" w:hAnsi="Verdana"/>
        </w:rPr>
        <w:t>As a passionate developer, I love the scope of</w:t>
      </w:r>
      <w:r w:rsidR="00B024EF" w:rsidRPr="00772E32">
        <w:rPr>
          <w:rFonts w:ascii="Verdana" w:hAnsi="Verdana"/>
        </w:rPr>
        <w:t xml:space="preserve"> just developing something with technology</w:t>
      </w:r>
      <w:r w:rsidR="00325FEF" w:rsidRPr="00772E32">
        <w:rPr>
          <w:rFonts w:ascii="Verdana" w:hAnsi="Verdana"/>
        </w:rPr>
        <w:t xml:space="preserve">. And </w:t>
      </w:r>
      <w:r w:rsidR="00C37E3B" w:rsidRPr="00772E32">
        <w:rPr>
          <w:rFonts w:ascii="Verdana" w:hAnsi="Verdana"/>
        </w:rPr>
        <w:t>JavaScript</w:t>
      </w:r>
      <w:r w:rsidR="00325FEF" w:rsidRPr="00772E32">
        <w:rPr>
          <w:rFonts w:ascii="Verdana" w:hAnsi="Verdana"/>
        </w:rPr>
        <w:t xml:space="preserve"> on one hand, from just being client side programming language and then conquering the </w:t>
      </w:r>
      <w:r w:rsidR="00C37E3B" w:rsidRPr="00772E32">
        <w:rPr>
          <w:rFonts w:ascii="Verdana" w:hAnsi="Verdana"/>
        </w:rPr>
        <w:t>server-side</w:t>
      </w:r>
      <w:r w:rsidR="00325FEF" w:rsidRPr="00772E32">
        <w:rPr>
          <w:rFonts w:ascii="Verdana" w:hAnsi="Verdana"/>
        </w:rPr>
        <w:t xml:space="preserve"> programming, it is a pure wonder that with so many evolving new technologies has just withstood the test of time and has amazed the development community with its sheer dynamics. </w:t>
      </w:r>
      <w:r w:rsidR="00BE5FD5" w:rsidRPr="00772E32">
        <w:rPr>
          <w:rFonts w:ascii="Verdana" w:hAnsi="Verdana"/>
        </w:rPr>
        <w:t xml:space="preserve">AngularJS on the other hand is very popular among evolving JavaScript frameworks, but also is maintained by expert google engineers which makes this more tested and stable environment to work on, </w:t>
      </w:r>
      <w:proofErr w:type="spellStart"/>
      <w:r w:rsidR="00BE5FD5" w:rsidRPr="00772E32">
        <w:rPr>
          <w:rFonts w:ascii="Verdana" w:hAnsi="Verdana"/>
        </w:rPr>
        <w:t>ofcourse</w:t>
      </w:r>
      <w:proofErr w:type="spellEnd"/>
      <w:r w:rsidR="00BE5FD5" w:rsidRPr="00772E32">
        <w:rPr>
          <w:rFonts w:ascii="Verdana" w:hAnsi="Verdana"/>
        </w:rPr>
        <w:t>, added with the simplicity it provides in applying JavaScript to Web applications with minimal cumbersome JavaScript code.</w:t>
      </w:r>
      <w:ins w:id="21" w:author="sripriya" w:date="2018-05-18T19:13:00Z">
        <w:r>
          <w:rPr>
            <w:rFonts w:ascii="Verdana" w:hAnsi="Verdana"/>
          </w:rPr>
          <w:t>]</w:t>
        </w:r>
      </w:ins>
    </w:p>
    <w:p w14:paraId="6B62200C" w14:textId="77777777" w:rsidR="005C55EB" w:rsidRPr="00772E32" w:rsidRDefault="00BE5FD5" w:rsidP="00497A36">
      <w:pPr>
        <w:jc w:val="both"/>
        <w:rPr>
          <w:rFonts w:ascii="Verdana" w:hAnsi="Verdana"/>
        </w:rPr>
      </w:pPr>
      <w:r w:rsidRPr="00772E32">
        <w:rPr>
          <w:rFonts w:ascii="Verdana" w:hAnsi="Verdana"/>
        </w:rPr>
        <w:t xml:space="preserve">Ragas are the basic scale used in Carnatic Music. </w:t>
      </w:r>
      <w:r w:rsidR="005C55EB" w:rsidRPr="00772E32">
        <w:rPr>
          <w:rFonts w:ascii="Verdana" w:hAnsi="Verdana"/>
        </w:rPr>
        <w:t xml:space="preserve">Raga is the basis of a Classical Melody comprising of a combination of notes up and down the music octave (scale). </w:t>
      </w:r>
      <w:r w:rsidRPr="00772E32">
        <w:rPr>
          <w:rFonts w:ascii="Verdana" w:hAnsi="Verdana"/>
        </w:rPr>
        <w:t xml:space="preserve">Each raga has a unique scale ranging from 5 notes to 7 notes and the application of these notes to produce each melody brings the aspect of the raga in its rich form. </w:t>
      </w:r>
      <w:r w:rsidR="005C55EB" w:rsidRPr="00772E32">
        <w:rPr>
          <w:rFonts w:ascii="Verdana" w:hAnsi="Verdana"/>
        </w:rPr>
        <w:t xml:space="preserve">Carnatic music is a type of Indian Classical Music originating from Southern India where my roots are firmly grounded. </w:t>
      </w:r>
    </w:p>
    <w:p w14:paraId="09C9C7AD" w14:textId="28C36764" w:rsidR="00250C0B" w:rsidRPr="00772E32" w:rsidRDefault="005C55EB" w:rsidP="00497A36">
      <w:pPr>
        <w:jc w:val="both"/>
        <w:rPr>
          <w:rFonts w:ascii="Verdana" w:hAnsi="Verdana"/>
        </w:rPr>
      </w:pPr>
      <w:r w:rsidRPr="00772E32">
        <w:rPr>
          <w:rFonts w:ascii="Verdana" w:hAnsi="Verdana"/>
        </w:rPr>
        <w:t xml:space="preserve">There have been many researchers who have delved into this topic for over decades and there is so much more to learn and understand about the subtleties of the Music realm. </w:t>
      </w:r>
      <w:r w:rsidR="00442080" w:rsidRPr="00772E32">
        <w:rPr>
          <w:rFonts w:ascii="Verdana" w:hAnsi="Verdana"/>
        </w:rPr>
        <w:t xml:space="preserve">Music and </w:t>
      </w:r>
      <w:r w:rsidRPr="00772E32">
        <w:rPr>
          <w:rFonts w:ascii="Verdana" w:hAnsi="Verdana"/>
        </w:rPr>
        <w:t xml:space="preserve">living being and more so, </w:t>
      </w:r>
      <w:r w:rsidR="000A7AF0" w:rsidRPr="00772E32">
        <w:rPr>
          <w:rFonts w:ascii="Verdana" w:hAnsi="Verdana"/>
        </w:rPr>
        <w:t>human beings</w:t>
      </w:r>
      <w:r w:rsidRPr="00772E32">
        <w:rPr>
          <w:rFonts w:ascii="Verdana" w:hAnsi="Verdana"/>
        </w:rPr>
        <w:t>,</w:t>
      </w:r>
      <w:r w:rsidR="00442080" w:rsidRPr="00772E32">
        <w:rPr>
          <w:rFonts w:ascii="Verdana" w:hAnsi="Verdana"/>
        </w:rPr>
        <w:t xml:space="preserve"> have a natural bonding and an intricate connection</w:t>
      </w:r>
      <w:r w:rsidRPr="00772E32">
        <w:rPr>
          <w:rFonts w:ascii="Verdana" w:hAnsi="Verdana"/>
        </w:rPr>
        <w:t xml:space="preserve"> which is what attracts scientists and researchers alike to help understand this association</w:t>
      </w:r>
      <w:r w:rsidR="00442080" w:rsidRPr="00772E32">
        <w:rPr>
          <w:rFonts w:ascii="Verdana" w:hAnsi="Verdana"/>
        </w:rPr>
        <w:t xml:space="preserve">. </w:t>
      </w:r>
      <w:r w:rsidR="000A7AF0" w:rsidRPr="00772E32">
        <w:rPr>
          <w:rFonts w:ascii="Verdana" w:hAnsi="Verdana"/>
        </w:rPr>
        <w:t>Many scientists intrigued by the connection between Music, a mathematical form that influence the emotional perception</w:t>
      </w:r>
      <w:r w:rsidRPr="00772E32">
        <w:rPr>
          <w:rFonts w:ascii="Verdana" w:hAnsi="Verdana"/>
        </w:rPr>
        <w:t xml:space="preserve">, an </w:t>
      </w:r>
      <w:r w:rsidR="000A7AF0" w:rsidRPr="00772E32">
        <w:rPr>
          <w:rFonts w:ascii="Verdana" w:hAnsi="Verdana"/>
        </w:rPr>
        <w:t xml:space="preserve">abstract form, have dedicated a lot of their time to research </w:t>
      </w:r>
      <w:r w:rsidRPr="00772E32">
        <w:rPr>
          <w:rFonts w:ascii="Verdana" w:hAnsi="Verdana"/>
        </w:rPr>
        <w:t>this</w:t>
      </w:r>
      <w:r w:rsidR="000A7AF0" w:rsidRPr="00772E32">
        <w:rPr>
          <w:rFonts w:ascii="Verdana" w:hAnsi="Verdana"/>
        </w:rPr>
        <w:t xml:space="preserve"> concept. </w:t>
      </w:r>
    </w:p>
    <w:p w14:paraId="3352209B" w14:textId="2B4A58EC" w:rsidR="00250C0B" w:rsidRPr="00772E32" w:rsidRDefault="00C37E3B" w:rsidP="00497A36">
      <w:pPr>
        <w:jc w:val="both"/>
        <w:rPr>
          <w:rFonts w:ascii="Verdana" w:hAnsi="Verdana"/>
        </w:rPr>
      </w:pPr>
      <w:r w:rsidRPr="00772E32">
        <w:rPr>
          <w:rFonts w:ascii="Verdana" w:hAnsi="Verdana"/>
        </w:rPr>
        <w:t xml:space="preserve">On the other hand, </w:t>
      </w:r>
      <w:r w:rsidR="00442080" w:rsidRPr="00772E32">
        <w:rPr>
          <w:rFonts w:ascii="Verdana" w:hAnsi="Verdana"/>
        </w:rPr>
        <w:t xml:space="preserve">Deep learning </w:t>
      </w:r>
      <w:r w:rsidRPr="00772E32">
        <w:rPr>
          <w:rFonts w:ascii="Verdana" w:hAnsi="Verdana"/>
        </w:rPr>
        <w:t xml:space="preserve">through </w:t>
      </w:r>
      <w:r w:rsidR="004C4C2E" w:rsidRPr="00772E32">
        <w:rPr>
          <w:rFonts w:ascii="Verdana" w:hAnsi="Verdana"/>
        </w:rPr>
        <w:t>Recurring N</w:t>
      </w:r>
      <w:r w:rsidRPr="00772E32">
        <w:rPr>
          <w:rFonts w:ascii="Verdana" w:hAnsi="Verdana"/>
        </w:rPr>
        <w:t xml:space="preserve">eural </w:t>
      </w:r>
      <w:r w:rsidR="004C4C2E" w:rsidRPr="00772E32">
        <w:rPr>
          <w:rFonts w:ascii="Verdana" w:hAnsi="Verdana"/>
        </w:rPr>
        <w:t>N</w:t>
      </w:r>
      <w:r w:rsidRPr="00772E32">
        <w:rPr>
          <w:rFonts w:ascii="Verdana" w:hAnsi="Verdana"/>
        </w:rPr>
        <w:t>etwork</w:t>
      </w:r>
      <w:r w:rsidR="004C4C2E" w:rsidRPr="00772E32">
        <w:rPr>
          <w:rFonts w:ascii="Verdana" w:hAnsi="Verdana"/>
        </w:rPr>
        <w:t xml:space="preserve"> (RNNS)</w:t>
      </w:r>
      <w:r w:rsidRPr="00772E32">
        <w:rPr>
          <w:rFonts w:ascii="Verdana" w:hAnsi="Verdana"/>
        </w:rPr>
        <w:t xml:space="preserve"> </w:t>
      </w:r>
      <w:r w:rsidR="00442080" w:rsidRPr="00772E32">
        <w:rPr>
          <w:rFonts w:ascii="Verdana" w:hAnsi="Verdana"/>
        </w:rPr>
        <w:t>is a</w:t>
      </w:r>
      <w:r w:rsidRPr="00772E32">
        <w:rPr>
          <w:rFonts w:ascii="Verdana" w:hAnsi="Verdana"/>
        </w:rPr>
        <w:t xml:space="preserve"> perspective of modelling real time objects taking inspiration from the human brain</w:t>
      </w:r>
      <w:r w:rsidR="00320117" w:rsidRPr="00772E32">
        <w:rPr>
          <w:rFonts w:ascii="Verdana" w:hAnsi="Verdana"/>
        </w:rPr>
        <w:t xml:space="preserve"> which is a wonder </w:t>
      </w:r>
      <w:r w:rsidR="000A7AF0" w:rsidRPr="00772E32">
        <w:rPr>
          <w:rFonts w:ascii="Verdana" w:hAnsi="Verdana"/>
        </w:rPr>
        <w:t>on</w:t>
      </w:r>
      <w:r w:rsidR="00320117" w:rsidRPr="00772E32">
        <w:rPr>
          <w:rFonts w:ascii="Verdana" w:hAnsi="Verdana"/>
        </w:rPr>
        <w:t xml:space="preserve"> its own.</w:t>
      </w:r>
    </w:p>
    <w:p w14:paraId="6FABF838" w14:textId="2C7576BE" w:rsidR="0080596F" w:rsidRDefault="00C37E3B" w:rsidP="00497A36">
      <w:pPr>
        <w:jc w:val="both"/>
        <w:rPr>
          <w:rFonts w:ascii="Verdana" w:hAnsi="Verdana"/>
        </w:rPr>
      </w:pPr>
      <w:r w:rsidRPr="00772E32">
        <w:rPr>
          <w:rFonts w:ascii="Verdana" w:hAnsi="Verdana"/>
        </w:rPr>
        <w:lastRenderedPageBreak/>
        <w:t xml:space="preserve">Putting these pinnacles into one through this project will be a humbling effort and </w:t>
      </w:r>
      <w:r w:rsidR="000A7AF0" w:rsidRPr="00772E32">
        <w:rPr>
          <w:rFonts w:ascii="Verdana" w:hAnsi="Verdana"/>
        </w:rPr>
        <w:t xml:space="preserve">I believe </w:t>
      </w:r>
      <w:r w:rsidRPr="00772E32">
        <w:rPr>
          <w:rFonts w:ascii="Verdana" w:hAnsi="Verdana"/>
        </w:rPr>
        <w:t xml:space="preserve">a very deserving candidate for the </w:t>
      </w:r>
      <w:r w:rsidR="00497A36" w:rsidRPr="00772E32">
        <w:rPr>
          <w:rFonts w:ascii="Verdana" w:hAnsi="Verdana"/>
        </w:rPr>
        <w:t>master’s</w:t>
      </w:r>
      <w:r w:rsidRPr="00772E32">
        <w:rPr>
          <w:rFonts w:ascii="Verdana" w:hAnsi="Verdana"/>
        </w:rPr>
        <w:t xml:space="preserve"> project.</w:t>
      </w:r>
    </w:p>
    <w:p w14:paraId="3159228E" w14:textId="77777777" w:rsidR="00772E32" w:rsidRPr="00772E32" w:rsidRDefault="00772E32" w:rsidP="00497A36">
      <w:pPr>
        <w:jc w:val="both"/>
        <w:rPr>
          <w:rFonts w:ascii="Verdana" w:hAnsi="Verdana"/>
        </w:rPr>
      </w:pPr>
    </w:p>
    <w:p w14:paraId="6D668BF0" w14:textId="1E5D4BF1" w:rsidR="004D6CB3" w:rsidRPr="004D6CB3" w:rsidRDefault="0080596F" w:rsidP="004D6CB3">
      <w:pPr>
        <w:pStyle w:val="Heading1"/>
      </w:pPr>
      <w:bookmarkStart w:id="22" w:name="_Toc514018932"/>
      <w:r w:rsidRPr="0080596F">
        <w:t>Literature Review</w:t>
      </w:r>
      <w:bookmarkEnd w:id="22"/>
    </w:p>
    <w:p w14:paraId="330AE2EC" w14:textId="59FE84C4" w:rsidR="00D47DDA" w:rsidRPr="007B5C80" w:rsidRDefault="00D47DDA" w:rsidP="004D6CB3">
      <w:pPr>
        <w:pStyle w:val="Heading2"/>
      </w:pPr>
      <w:bookmarkStart w:id="23" w:name="_Toc514018933"/>
      <w:r w:rsidRPr="007B5C80">
        <w:t xml:space="preserve">AngularJS, A </w:t>
      </w:r>
      <w:r w:rsidR="00DC17B5" w:rsidRPr="007B5C80">
        <w:t>B</w:t>
      </w:r>
      <w:r w:rsidR="005E627D" w:rsidRPr="007B5C80">
        <w:t>irds eye view</w:t>
      </w:r>
      <w:bookmarkEnd w:id="23"/>
      <w:ins w:id="24" w:author="sripriya" w:date="2018-05-18T19:13:00Z">
        <w:r w:rsidR="00892ABF">
          <w:t xml:space="preserve"> [bac</w:t>
        </w:r>
      </w:ins>
      <w:ins w:id="25" w:author="sripriya" w:date="2018-05-18T19:14:00Z">
        <w:r w:rsidR="00892ABF">
          <w:t>kground]</w:t>
        </w:r>
      </w:ins>
    </w:p>
    <w:p w14:paraId="3B21685D" w14:textId="50D562CC" w:rsidR="00C126F8" w:rsidRPr="009F73B1" w:rsidRDefault="00FA6856" w:rsidP="004D6CB3">
      <w:pPr>
        <w:pStyle w:val="Heading3"/>
      </w:pPr>
      <w:bookmarkStart w:id="26" w:name="_Toc514018934"/>
      <w:r>
        <w:t xml:space="preserve">Why </w:t>
      </w:r>
      <w:r w:rsidR="00C126F8" w:rsidRPr="009F73B1">
        <w:t>AngularJS</w:t>
      </w:r>
      <w:bookmarkEnd w:id="26"/>
    </w:p>
    <w:p w14:paraId="38505B6E" w14:textId="10BD4521" w:rsidR="001A1187" w:rsidRPr="000E1A37" w:rsidRDefault="005C288B" w:rsidP="00497A36">
      <w:pPr>
        <w:jc w:val="both"/>
        <w:rPr>
          <w:rFonts w:ascii="Verdana" w:hAnsi="Verdana"/>
          <w:noProof/>
        </w:rPr>
      </w:pPr>
      <w:r w:rsidRPr="000E1A37">
        <w:rPr>
          <w:rFonts w:ascii="Verdana" w:hAnsi="Verdana"/>
          <w:noProof/>
        </w:rPr>
        <w:t>In the Article published in “Journal of Global Research in Computer Science</w:t>
      </w:r>
      <w:r w:rsidRPr="00881F70">
        <w:rPr>
          <w:rFonts w:ascii="Verdana" w:hAnsi="Verdana"/>
          <w:i/>
          <w:noProof/>
        </w:rPr>
        <w:t xml:space="preserve">” </w:t>
      </w:r>
      <w:r w:rsidR="00B5705D" w:rsidRPr="00881F70">
        <w:rPr>
          <w:rFonts w:ascii="Verdana" w:hAnsi="Verdana"/>
          <w:i/>
          <w:noProof/>
        </w:rPr>
        <w:t xml:space="preserve"> </w:t>
      </w:r>
      <w:sdt>
        <w:sdtPr>
          <w:rPr>
            <w:rFonts w:ascii="Verdana" w:hAnsi="Verdana"/>
            <w:i/>
            <w:noProof/>
            <w:shd w:val="clear" w:color="auto" w:fill="F2F2F2" w:themeFill="background1" w:themeFillShade="F2"/>
          </w:rPr>
          <w:id w:val="112176424"/>
          <w:citation/>
        </w:sdtPr>
        <w:sdtEndPr>
          <w:rPr>
            <w:i w:val="0"/>
          </w:rPr>
        </w:sdtEndPr>
        <w:sdtContent>
          <w:r w:rsidRPr="00881F70">
            <w:rPr>
              <w:rFonts w:ascii="Verdana" w:hAnsi="Verdana"/>
              <w:i/>
              <w:noProof/>
              <w:shd w:val="clear" w:color="auto" w:fill="F2F2F2" w:themeFill="background1" w:themeFillShade="F2"/>
            </w:rPr>
            <w:fldChar w:fldCharType="begin"/>
          </w:r>
          <w:r w:rsidRPr="00881F70">
            <w:rPr>
              <w:rFonts w:ascii="Verdana" w:hAnsi="Verdana"/>
              <w:i/>
              <w:noProof/>
              <w:shd w:val="clear" w:color="auto" w:fill="F2F2F2" w:themeFill="background1" w:themeFillShade="F2"/>
            </w:rPr>
            <w:instrText xml:space="preserve"> CITATION Jai14 \l 2057 </w:instrText>
          </w:r>
          <w:r w:rsidRPr="00881F70">
            <w:rPr>
              <w:rFonts w:ascii="Verdana" w:hAnsi="Verdana"/>
              <w:i/>
              <w:noProof/>
              <w:shd w:val="clear" w:color="auto" w:fill="F2F2F2" w:themeFill="background1" w:themeFillShade="F2"/>
            </w:rPr>
            <w:fldChar w:fldCharType="separate"/>
          </w:r>
          <w:r w:rsidRPr="00881F70">
            <w:rPr>
              <w:rFonts w:ascii="Verdana" w:hAnsi="Verdana"/>
              <w:i/>
              <w:noProof/>
              <w:shd w:val="clear" w:color="auto" w:fill="F2F2F2" w:themeFill="background1" w:themeFillShade="F2"/>
            </w:rPr>
            <w:t>(Jain, Mangal, &amp; Mehta, 2014)</w:t>
          </w:r>
          <w:r w:rsidRPr="00881F70">
            <w:rPr>
              <w:rFonts w:ascii="Verdana" w:hAnsi="Verdana"/>
              <w:i/>
              <w:noProof/>
              <w:shd w:val="clear" w:color="auto" w:fill="F2F2F2" w:themeFill="background1" w:themeFillShade="F2"/>
            </w:rPr>
            <w:fldChar w:fldCharType="end"/>
          </w:r>
        </w:sdtContent>
      </w:sdt>
      <w:r w:rsidRPr="000E1A37">
        <w:rPr>
          <w:rFonts w:ascii="Verdana" w:hAnsi="Verdana"/>
          <w:noProof/>
        </w:rPr>
        <w:t xml:space="preserve">,  the following reasons are pointed why AngularJS is a favourable </w:t>
      </w:r>
      <w:r w:rsidR="000E1A37" w:rsidRPr="000E1A37">
        <w:rPr>
          <w:rFonts w:ascii="Verdana" w:hAnsi="Verdana"/>
          <w:noProof/>
        </w:rPr>
        <w:t>framework amongst most others:</w:t>
      </w:r>
    </w:p>
    <w:p w14:paraId="4811B2CB" w14:textId="0359BB86"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AngularJS is a JavaScript framework that extends HTML into concise, expressive and readable format</w:t>
      </w:r>
    </w:p>
    <w:p w14:paraId="247BC000" w14:textId="20287E29"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Handles dynamic content with simple markups, and leaves us to manage only the business logic.</w:t>
      </w:r>
    </w:p>
    <w:p w14:paraId="4C7CA6E9" w14:textId="3E54F521"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With Single Page Application framework, Angular facilitates efficient code management.</w:t>
      </w:r>
    </w:p>
    <w:p w14:paraId="5C4CD6B7" w14:textId="09B13007"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 lives within the DOM environment and is POJO (Plain old JavaScript Objects)</w:t>
      </w:r>
    </w:p>
    <w:p w14:paraId="6D8C3EDA" w14:textId="2C211B3E" w:rsidR="000E1A37" w:rsidRPr="000E1A37" w:rsidRDefault="000E1A37" w:rsidP="000E1A37">
      <w:pPr>
        <w:pStyle w:val="ListParagraph"/>
        <w:numPr>
          <w:ilvl w:val="0"/>
          <w:numId w:val="17"/>
        </w:numPr>
        <w:jc w:val="both"/>
        <w:rPr>
          <w:rFonts w:ascii="Verdana" w:hAnsi="Verdana"/>
          <w:noProof/>
        </w:rPr>
      </w:pPr>
      <w:r w:rsidRPr="000E1A37">
        <w:rPr>
          <w:rFonts w:ascii="Verdana" w:hAnsi="Verdana"/>
          <w:noProof/>
        </w:rPr>
        <w:t>Angular has backward compatibility and therefore works with browsers and older technologies, which is essential feature as Angular supports Old flash and HTML 5 format working with audio files.</w:t>
      </w:r>
    </w:p>
    <w:p w14:paraId="5761350C" w14:textId="609DC391" w:rsidR="000E1A37" w:rsidRDefault="000E1A37" w:rsidP="000E1A37">
      <w:pPr>
        <w:pStyle w:val="ListParagraph"/>
        <w:numPr>
          <w:ilvl w:val="0"/>
          <w:numId w:val="17"/>
        </w:numPr>
        <w:jc w:val="both"/>
        <w:rPr>
          <w:rFonts w:ascii="Verdana" w:hAnsi="Verdana"/>
          <w:noProof/>
        </w:rPr>
      </w:pPr>
      <w:r w:rsidRPr="000E1A37">
        <w:rPr>
          <w:rFonts w:ascii="Verdana" w:hAnsi="Verdana"/>
          <w:noProof/>
        </w:rPr>
        <w:t>Extensibility is key, as we will be looking at the Angular modules</w:t>
      </w:r>
      <w:r>
        <w:rPr>
          <w:rFonts w:ascii="Verdana" w:hAnsi="Verdana"/>
          <w:noProof/>
        </w:rPr>
        <w:t xml:space="preserve"> – angular recorder, </w:t>
      </w:r>
      <w:r w:rsidR="007F2582">
        <w:rPr>
          <w:rFonts w:ascii="Verdana" w:hAnsi="Verdana"/>
          <w:noProof/>
        </w:rPr>
        <w:t>wavesurfer.js and audiowaveform (c++) program to record music fragments for analysis though the Neural Network.</w:t>
      </w:r>
    </w:p>
    <w:p w14:paraId="1F646932" w14:textId="6EFD0DDD" w:rsidR="00F108F7" w:rsidRDefault="00F108F7" w:rsidP="00F108F7">
      <w:pPr>
        <w:jc w:val="both"/>
        <w:rPr>
          <w:rFonts w:ascii="Verdana" w:hAnsi="Verdana"/>
          <w:noProof/>
        </w:rPr>
      </w:pPr>
      <w:r>
        <w:rPr>
          <w:rFonts w:ascii="Verdana" w:hAnsi="Verdana"/>
          <w:noProof/>
        </w:rPr>
        <w:t xml:space="preserve">The front-end for this research will be a Web Application which allows users to record audio samples of music upto </w:t>
      </w:r>
      <w:r w:rsidR="006E25B4">
        <w:rPr>
          <w:rFonts w:ascii="Verdana" w:hAnsi="Verdana"/>
          <w:noProof/>
        </w:rPr>
        <w:t xml:space="preserve">30 - </w:t>
      </w:r>
      <w:r>
        <w:rPr>
          <w:rFonts w:ascii="Verdana" w:hAnsi="Verdana"/>
          <w:noProof/>
        </w:rPr>
        <w:t xml:space="preserve">40 second long and transforms this into a wave format. There will be a page for supervised training where the </w:t>
      </w:r>
      <w:r w:rsidR="006E25B4">
        <w:rPr>
          <w:rFonts w:ascii="Verdana" w:hAnsi="Verdana"/>
          <w:noProof/>
        </w:rPr>
        <w:t xml:space="preserve">expected </w:t>
      </w:r>
      <w:r>
        <w:rPr>
          <w:rFonts w:ascii="Verdana" w:hAnsi="Verdana"/>
          <w:noProof/>
        </w:rPr>
        <w:t>output</w:t>
      </w:r>
      <w:r w:rsidR="006E25B4">
        <w:rPr>
          <w:rFonts w:ascii="Verdana" w:hAnsi="Verdana"/>
          <w:noProof/>
        </w:rPr>
        <w:t xml:space="preserve"> will be input against each recordings. This will be the input for the neural network.  </w:t>
      </w:r>
      <w:r>
        <w:rPr>
          <w:rFonts w:ascii="Verdana" w:hAnsi="Verdana"/>
          <w:noProof/>
        </w:rPr>
        <w:t>The reason why we will implement the front-end web application</w:t>
      </w:r>
      <w:r w:rsidR="006E25B4">
        <w:rPr>
          <w:rFonts w:ascii="Verdana" w:hAnsi="Verdana"/>
          <w:noProof/>
        </w:rPr>
        <w:t xml:space="preserve"> in AngularJS is to forego the complexity of the HTML design and dynamic updates to concentrate on the logic behind the neural network and utilize the power of angular modules that enable audio recordings and mathematical extract for wave forms.</w:t>
      </w:r>
    </w:p>
    <w:p w14:paraId="6AE6FE53" w14:textId="5EA4FD4F" w:rsidR="006E25B4" w:rsidRDefault="00624116" w:rsidP="00F108F7">
      <w:pPr>
        <w:jc w:val="both"/>
        <w:rPr>
          <w:rFonts w:ascii="Verdana" w:hAnsi="Verdana"/>
          <w:noProof/>
        </w:rPr>
      </w:pPr>
      <w:r>
        <w:rPr>
          <w:rFonts w:ascii="Verdana" w:hAnsi="Verdana"/>
          <w:noProof/>
        </w:rPr>
        <w:t>The</w:t>
      </w:r>
      <w:r w:rsidR="006E25B4">
        <w:rPr>
          <w:rFonts w:ascii="Verdana" w:hAnsi="Verdana"/>
          <w:noProof/>
        </w:rPr>
        <w:t xml:space="preserve"> </w:t>
      </w:r>
      <w:r>
        <w:rPr>
          <w:rFonts w:ascii="Verdana" w:hAnsi="Verdana"/>
          <w:noProof/>
        </w:rPr>
        <w:t xml:space="preserve">audio recording web page will be a simplified version of the following web page </w:t>
      </w:r>
      <w:sdt>
        <w:sdtPr>
          <w:rPr>
            <w:rFonts w:ascii="Verdana" w:hAnsi="Verdana"/>
            <w:noProof/>
            <w:shd w:val="clear" w:color="auto" w:fill="F2F2F2" w:themeFill="background1" w:themeFillShade="F2"/>
          </w:rPr>
          <w:id w:val="1185632290"/>
          <w:citation/>
        </w:sdtPr>
        <w:sdtContent>
          <w:r w:rsidRPr="00881F70">
            <w:rPr>
              <w:rFonts w:ascii="Verdana" w:hAnsi="Verdana"/>
              <w:noProof/>
              <w:shd w:val="clear" w:color="auto" w:fill="F2F2F2" w:themeFill="background1" w:themeFillShade="F2"/>
            </w:rPr>
            <w:fldChar w:fldCharType="begin"/>
          </w:r>
          <w:r w:rsidRPr="00881F70">
            <w:rPr>
              <w:rFonts w:ascii="Verdana" w:hAnsi="Verdana"/>
              <w:noProof/>
              <w:shd w:val="clear" w:color="auto" w:fill="F2F2F2" w:themeFill="background1" w:themeFillShade="F2"/>
            </w:rPr>
            <w:instrText xml:space="preserve"> CITATION 12318 \l 2057 </w:instrText>
          </w:r>
          <w:r w:rsidRPr="00881F70">
            <w:rPr>
              <w:rFonts w:ascii="Verdana" w:hAnsi="Verdana"/>
              <w:noProof/>
              <w:shd w:val="clear" w:color="auto" w:fill="F2F2F2" w:themeFill="background1" w:themeFillShade="F2"/>
            </w:rPr>
            <w:fldChar w:fldCharType="separate"/>
          </w:r>
          <w:r w:rsidRPr="00881F70">
            <w:rPr>
              <w:rFonts w:ascii="Verdana" w:hAnsi="Verdana"/>
              <w:noProof/>
              <w:shd w:val="clear" w:color="auto" w:fill="F2F2F2" w:themeFill="background1" w:themeFillShade="F2"/>
            </w:rPr>
            <w:t>(123apps LLC, 2018)</w:t>
          </w:r>
          <w:r w:rsidRPr="00881F70">
            <w:rPr>
              <w:rFonts w:ascii="Verdana" w:hAnsi="Verdana"/>
              <w:noProof/>
              <w:shd w:val="clear" w:color="auto" w:fill="F2F2F2" w:themeFill="background1" w:themeFillShade="F2"/>
            </w:rPr>
            <w:fldChar w:fldCharType="end"/>
          </w:r>
        </w:sdtContent>
      </w:sdt>
      <w:r>
        <w:rPr>
          <w:rFonts w:ascii="Verdana" w:hAnsi="Verdana"/>
          <w:noProof/>
        </w:rPr>
        <w:t xml:space="preserve"> but with visibile waveform and mathematical structure.</w:t>
      </w:r>
    </w:p>
    <w:p w14:paraId="7F61CB3B" w14:textId="399F82E5" w:rsidR="00624116" w:rsidRDefault="00624116" w:rsidP="00F108F7">
      <w:pPr>
        <w:jc w:val="both"/>
        <w:rPr>
          <w:rFonts w:ascii="Verdana" w:hAnsi="Verdana"/>
          <w:noProof/>
        </w:rPr>
      </w:pPr>
      <w:r>
        <w:rPr>
          <w:noProof/>
        </w:rPr>
        <w:lastRenderedPageBreak/>
        <w:drawing>
          <wp:inline distT="0" distB="0" distL="0" distR="0" wp14:anchorId="2E21EAAE" wp14:editId="313B1784">
            <wp:extent cx="5729278" cy="2390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6965" cy="2393607"/>
                    </a:xfrm>
                    <a:prstGeom prst="rect">
                      <a:avLst/>
                    </a:prstGeom>
                  </pic:spPr>
                </pic:pic>
              </a:graphicData>
            </a:graphic>
          </wp:inline>
        </w:drawing>
      </w:r>
    </w:p>
    <w:p w14:paraId="62A8B91D" w14:textId="5F1B7274" w:rsidR="00624116" w:rsidRDefault="00624116" w:rsidP="00F108F7">
      <w:pPr>
        <w:jc w:val="both"/>
        <w:rPr>
          <w:rFonts w:ascii="Verdana" w:hAnsi="Verdana"/>
          <w:noProof/>
        </w:rPr>
      </w:pPr>
      <w:r>
        <w:rPr>
          <w:rFonts w:ascii="Verdana" w:hAnsi="Verdana"/>
          <w:noProof/>
        </w:rPr>
        <w:t>We will also be analysing the Web Audio API features, compatibility issues and the following chart, to understand and analyse the implementation of angularrecorder module.</w:t>
      </w:r>
    </w:p>
    <w:p w14:paraId="0E782129" w14:textId="71378258" w:rsidR="00624116" w:rsidRDefault="00624116" w:rsidP="00F108F7">
      <w:pPr>
        <w:jc w:val="both"/>
        <w:rPr>
          <w:rFonts w:ascii="Verdana" w:hAnsi="Verdana"/>
          <w:noProof/>
        </w:rPr>
      </w:pPr>
      <w:r>
        <w:rPr>
          <w:noProof/>
        </w:rPr>
        <w:drawing>
          <wp:inline distT="0" distB="0" distL="0" distR="0" wp14:anchorId="30BDCD80" wp14:editId="4F252304">
            <wp:extent cx="6124575" cy="413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4575" cy="4133850"/>
                    </a:xfrm>
                    <a:prstGeom prst="rect">
                      <a:avLst/>
                    </a:prstGeom>
                  </pic:spPr>
                </pic:pic>
              </a:graphicData>
            </a:graphic>
          </wp:inline>
        </w:drawing>
      </w:r>
    </w:p>
    <w:p w14:paraId="3ED4E330" w14:textId="081C7D2F" w:rsidR="000D63EF" w:rsidRDefault="000D63EF" w:rsidP="00F108F7">
      <w:pPr>
        <w:jc w:val="both"/>
        <w:rPr>
          <w:rFonts w:ascii="Verdana" w:hAnsi="Verdana"/>
          <w:noProof/>
        </w:rPr>
      </w:pPr>
    </w:p>
    <w:p w14:paraId="0E48CD57" w14:textId="6C9358F1" w:rsidR="00D47DDA" w:rsidRDefault="001007FC" w:rsidP="007B5C80">
      <w:pPr>
        <w:pStyle w:val="Heading3"/>
      </w:pPr>
      <w:bookmarkStart w:id="27" w:name="_Toc514018935"/>
      <w:r>
        <w:t xml:space="preserve">A </w:t>
      </w:r>
      <w:r w:rsidR="00D47DDA">
        <w:t>Glimpse into the Carnatic Realm</w:t>
      </w:r>
      <w:r>
        <w:t xml:space="preserve"> of Ragas</w:t>
      </w:r>
      <w:bookmarkEnd w:id="27"/>
    </w:p>
    <w:p w14:paraId="2784EF19" w14:textId="7F7B1D1D" w:rsidR="000D63EF" w:rsidRDefault="008D63D9" w:rsidP="003E0D2F">
      <w:pPr>
        <w:rPr>
          <w:rFonts w:ascii="Verdana" w:hAnsi="Verdana"/>
        </w:rPr>
      </w:pPr>
      <w:sdt>
        <w:sdtPr>
          <w:rPr>
            <w:rFonts w:ascii="Verdana" w:hAnsi="Verdana"/>
            <w:shd w:val="clear" w:color="auto" w:fill="F2F2F2" w:themeFill="background1" w:themeFillShade="F2"/>
          </w:rPr>
          <w:id w:val="926995673"/>
          <w:citation/>
        </w:sdtPr>
        <w:sdtContent>
          <w:r w:rsidR="000D63EF" w:rsidRPr="00881F70">
            <w:rPr>
              <w:rFonts w:ascii="Verdana" w:hAnsi="Verdana"/>
              <w:shd w:val="clear" w:color="auto" w:fill="F2F2F2" w:themeFill="background1" w:themeFillShade="F2"/>
            </w:rPr>
            <w:fldChar w:fldCharType="begin"/>
          </w:r>
          <w:r w:rsidR="00653E5A" w:rsidRPr="00881F70">
            <w:rPr>
              <w:rFonts w:ascii="Verdana" w:hAnsi="Verdana"/>
              <w:shd w:val="clear" w:color="auto" w:fill="F2F2F2" w:themeFill="background1" w:themeFillShade="F2"/>
            </w:rPr>
            <w:instrText xml:space="preserve">CITATION Pra14 \l 2057 </w:instrText>
          </w:r>
          <w:r w:rsidR="000D63EF" w:rsidRPr="00881F70">
            <w:rPr>
              <w:rFonts w:ascii="Verdana" w:hAnsi="Verdana"/>
              <w:shd w:val="clear" w:color="auto" w:fill="F2F2F2" w:themeFill="background1" w:themeFillShade="F2"/>
            </w:rPr>
            <w:fldChar w:fldCharType="separate"/>
          </w:r>
          <w:r w:rsidR="00653E5A" w:rsidRPr="00881F70">
            <w:rPr>
              <w:rFonts w:ascii="Verdana" w:hAnsi="Verdana"/>
              <w:noProof/>
              <w:shd w:val="clear" w:color="auto" w:fill="F2F2F2" w:themeFill="background1" w:themeFillShade="F2"/>
            </w:rPr>
            <w:t>(Prasoon &amp; Chakraborty, 2014)</w:t>
          </w:r>
          <w:r w:rsidR="000D63EF" w:rsidRPr="00881F70">
            <w:rPr>
              <w:rFonts w:ascii="Verdana" w:hAnsi="Verdana"/>
              <w:shd w:val="clear" w:color="auto" w:fill="F2F2F2" w:themeFill="background1" w:themeFillShade="F2"/>
            </w:rPr>
            <w:fldChar w:fldCharType="end"/>
          </w:r>
        </w:sdtContent>
      </w:sdt>
      <w:r w:rsidR="000D63EF">
        <w:rPr>
          <w:rFonts w:ascii="Verdana" w:hAnsi="Verdana"/>
        </w:rPr>
        <w:t xml:space="preserve">. </w:t>
      </w:r>
      <w:r w:rsidR="000D63EF" w:rsidRPr="000D63EF">
        <w:rPr>
          <w:rFonts w:ascii="Verdana" w:hAnsi="Verdana"/>
        </w:rPr>
        <w:t>Indian Classical music is the art performed in the Indian subcontinent</w:t>
      </w:r>
      <w:r w:rsidR="000D63EF">
        <w:rPr>
          <w:rFonts w:ascii="Verdana" w:hAnsi="Verdana"/>
        </w:rPr>
        <w:t xml:space="preserve">. The Origin of Indian classical music can be found in the Vedas, </w:t>
      </w:r>
      <w:proofErr w:type="gramStart"/>
      <w:r w:rsidR="000D63EF">
        <w:rPr>
          <w:rFonts w:ascii="Verdana" w:hAnsi="Verdana"/>
        </w:rPr>
        <w:t>Sama</w:t>
      </w:r>
      <w:r w:rsidR="00484E71">
        <w:rPr>
          <w:rFonts w:ascii="Verdana" w:hAnsi="Verdana"/>
        </w:rPr>
        <w:t>v</w:t>
      </w:r>
      <w:r w:rsidR="000D63EF">
        <w:rPr>
          <w:rFonts w:ascii="Verdana" w:hAnsi="Verdana"/>
        </w:rPr>
        <w:t>eda</w:t>
      </w:r>
      <w:r w:rsidR="00484E71">
        <w:rPr>
          <w:rFonts w:ascii="Verdana" w:hAnsi="Verdana"/>
        </w:rPr>
        <w:t xml:space="preserve"> </w:t>
      </w:r>
      <w:r w:rsidR="000D63EF">
        <w:rPr>
          <w:rFonts w:ascii="Verdana" w:hAnsi="Verdana"/>
        </w:rPr>
        <w:t>in particular, which</w:t>
      </w:r>
      <w:proofErr w:type="gramEnd"/>
      <w:r w:rsidR="000D63EF">
        <w:rPr>
          <w:rFonts w:ascii="Verdana" w:hAnsi="Verdana"/>
        </w:rPr>
        <w:t xml:space="preserve"> are the oldest scriptures in the Hindu tradition. The unique feature of the Indian classical music is, it is elaborate and expressive.</w:t>
      </w:r>
    </w:p>
    <w:p w14:paraId="38F7A690" w14:textId="6427CC8A" w:rsidR="000D63EF" w:rsidRDefault="000D63EF" w:rsidP="003E0D2F">
      <w:pPr>
        <w:rPr>
          <w:rFonts w:ascii="Verdana" w:hAnsi="Verdana"/>
        </w:rPr>
      </w:pPr>
      <w:r>
        <w:rPr>
          <w:rFonts w:ascii="Verdana" w:hAnsi="Verdana"/>
        </w:rPr>
        <w:lastRenderedPageBreak/>
        <w:t xml:space="preserve">Very similar to the Western classical music, there are 12 semitones in an octave of which 8 </w:t>
      </w:r>
      <w:proofErr w:type="gramStart"/>
      <w:r>
        <w:rPr>
          <w:rFonts w:ascii="Verdana" w:hAnsi="Verdana"/>
        </w:rPr>
        <w:t>basic</w:t>
      </w:r>
      <w:proofErr w:type="gramEnd"/>
      <w:r>
        <w:rPr>
          <w:rFonts w:ascii="Verdana" w:hAnsi="Verdana"/>
        </w:rPr>
        <w:t xml:space="preserve"> are in the ascending order namely Sa, Ri, Ga, Ma, Pa, Da, Ni and Sa which in tonal effect match Do, Re, Mi, Fa, Sol, La, </w:t>
      </w:r>
      <w:proofErr w:type="spellStart"/>
      <w:r>
        <w:rPr>
          <w:rFonts w:ascii="Verdana" w:hAnsi="Verdana"/>
        </w:rPr>
        <w:t>Ti</w:t>
      </w:r>
      <w:proofErr w:type="spellEnd"/>
      <w:r>
        <w:rPr>
          <w:rFonts w:ascii="Verdana" w:hAnsi="Verdana"/>
        </w:rPr>
        <w:t xml:space="preserve"> &amp; Do. Though Indian classical is equivalent in tonal quality to the Western classical system, Indian classical is monophonic while the western is polyphonic and therefore does not have the harmonies. Indian classical weighs on solo performance and puts weight on melody and rhythm and improvisation techniques.</w:t>
      </w:r>
      <w:r w:rsidR="00B14FC7">
        <w:rPr>
          <w:rFonts w:ascii="Verdana" w:hAnsi="Verdana"/>
        </w:rPr>
        <w:t xml:space="preserve"> There are 2 forms of Indian classical – Hindustani and Carnatic. My research will solely be based on Carnatic, which is the art originating from Southern India. </w:t>
      </w:r>
    </w:p>
    <w:p w14:paraId="65DEC8D6" w14:textId="13DFEFC4" w:rsidR="00B14FC7" w:rsidRDefault="00B14FC7" w:rsidP="003E0D2F">
      <w:pPr>
        <w:rPr>
          <w:rFonts w:ascii="Verdana" w:hAnsi="Verdana"/>
        </w:rPr>
      </w:pPr>
      <w:r>
        <w:rPr>
          <w:rFonts w:ascii="Verdana" w:hAnsi="Verdana"/>
        </w:rPr>
        <w:t>There are 2 basic elements – Raga, the melodic structure</w:t>
      </w:r>
      <w:r w:rsidR="00092BB0">
        <w:rPr>
          <w:rFonts w:ascii="Verdana" w:hAnsi="Verdana"/>
        </w:rPr>
        <w:t xml:space="preserve"> and the tala</w:t>
      </w:r>
      <w:r w:rsidR="00653E5A">
        <w:rPr>
          <w:rFonts w:ascii="Verdana" w:hAnsi="Verdana"/>
        </w:rPr>
        <w:t xml:space="preserve">, the rhythmic cycle. The raga is a melodic structure of ascending and descending notes with minimum of 5 notes in either order. The melakartha ragas are 72 permutation and combination with all 7 notes in both order </w:t>
      </w:r>
      <w:sdt>
        <w:sdtPr>
          <w:rPr>
            <w:rFonts w:ascii="Verdana" w:hAnsi="Verdana"/>
            <w:shd w:val="clear" w:color="auto" w:fill="F2F2F2" w:themeFill="background1" w:themeFillShade="F2"/>
          </w:rPr>
          <w:id w:val="2091036469"/>
          <w:citation/>
        </w:sdtPr>
        <w:sdtContent>
          <w:r w:rsidR="00653E5A" w:rsidRPr="00CB08D7">
            <w:rPr>
              <w:rFonts w:ascii="Verdana" w:hAnsi="Verdana"/>
              <w:shd w:val="clear" w:color="auto" w:fill="F2F2F2" w:themeFill="background1" w:themeFillShade="F2"/>
            </w:rPr>
            <w:fldChar w:fldCharType="begin"/>
          </w:r>
          <w:r w:rsidR="00653E5A" w:rsidRPr="00CB08D7">
            <w:rPr>
              <w:rFonts w:ascii="Verdana" w:hAnsi="Verdana"/>
              <w:shd w:val="clear" w:color="auto" w:fill="F2F2F2" w:themeFill="background1" w:themeFillShade="F2"/>
            </w:rPr>
            <w:instrText xml:space="preserve"> CITATION Kum00 \l 2057 </w:instrText>
          </w:r>
          <w:r w:rsidR="00653E5A" w:rsidRPr="00CB08D7">
            <w:rPr>
              <w:rFonts w:ascii="Verdana" w:hAnsi="Verdana"/>
              <w:shd w:val="clear" w:color="auto" w:fill="F2F2F2" w:themeFill="background1" w:themeFillShade="F2"/>
            </w:rPr>
            <w:fldChar w:fldCharType="separate"/>
          </w:r>
          <w:r w:rsidR="00653E5A" w:rsidRPr="00CB08D7">
            <w:rPr>
              <w:rFonts w:ascii="Verdana" w:hAnsi="Verdana"/>
              <w:noProof/>
              <w:shd w:val="clear" w:color="auto" w:fill="F2F2F2" w:themeFill="background1" w:themeFillShade="F2"/>
            </w:rPr>
            <w:t>(Santhanam, 2000)</w:t>
          </w:r>
          <w:r w:rsidR="00653E5A" w:rsidRPr="00CB08D7">
            <w:rPr>
              <w:rFonts w:ascii="Verdana" w:hAnsi="Verdana"/>
              <w:shd w:val="clear" w:color="auto" w:fill="F2F2F2" w:themeFill="background1" w:themeFillShade="F2"/>
            </w:rPr>
            <w:fldChar w:fldCharType="end"/>
          </w:r>
        </w:sdtContent>
      </w:sdt>
      <w:r w:rsidR="00653E5A">
        <w:rPr>
          <w:rFonts w:ascii="Verdana" w:hAnsi="Verdana"/>
        </w:rPr>
        <w:t xml:space="preserve">. These 7 notes </w:t>
      </w:r>
      <w:r w:rsidR="00F179C9">
        <w:rPr>
          <w:rFonts w:ascii="Verdana" w:hAnsi="Verdana"/>
        </w:rPr>
        <w:t>can be whole notes (whole numbers) or semi-notes (represented in fractions)</w:t>
      </w:r>
      <w:r w:rsidR="00FD23A6">
        <w:rPr>
          <w:rFonts w:ascii="Verdana" w:hAnsi="Verdana"/>
        </w:rPr>
        <w:t>.</w:t>
      </w:r>
    </w:p>
    <w:p w14:paraId="6E46F4ED" w14:textId="701DB94B" w:rsidR="00FD23A6" w:rsidRDefault="00FD23A6" w:rsidP="003E0D2F">
      <w:pPr>
        <w:rPr>
          <w:rFonts w:ascii="Verdana" w:hAnsi="Verdana"/>
        </w:rPr>
      </w:pPr>
      <w:r>
        <w:rPr>
          <w:rFonts w:ascii="Verdana" w:hAnsi="Verdana"/>
        </w:rPr>
        <w:t>The concept of Raga is more complex that just notes. Raga requires certain set of notes with stress on the oscillations of specific notes which should invoke a certain emotional response altogether on use.</w:t>
      </w:r>
    </w:p>
    <w:p w14:paraId="7B9AC36C" w14:textId="268AE70D" w:rsidR="00FD23A6" w:rsidRDefault="00FD23A6" w:rsidP="003E0D2F">
      <w:pPr>
        <w:rPr>
          <w:rFonts w:ascii="Verdana" w:hAnsi="Verdana"/>
        </w:rPr>
      </w:pPr>
      <w:r>
        <w:rPr>
          <w:rFonts w:ascii="Verdana" w:hAnsi="Verdana"/>
        </w:rPr>
        <w:t xml:space="preserve">In western music, each measure has equal number of beats while in Indian Carnatic music each sub-division can have different number of beats constituting to a rhythmic pattern with a set number of beats in total. </w:t>
      </w:r>
    </w:p>
    <w:p w14:paraId="09BBBE27" w14:textId="02BDC1F1" w:rsidR="00B94292" w:rsidRDefault="00B94292" w:rsidP="003E0D2F">
      <w:pPr>
        <w:rPr>
          <w:rFonts w:ascii="Verdana" w:hAnsi="Verdana"/>
        </w:rPr>
      </w:pPr>
      <w:r>
        <w:rPr>
          <w:rFonts w:ascii="Verdana" w:hAnsi="Verdana"/>
        </w:rPr>
        <w:t xml:space="preserve">The western rhythmic pattern for a 4/4-time measure can be represented like this </w:t>
      </w:r>
      <w:sdt>
        <w:sdtPr>
          <w:rPr>
            <w:rFonts w:ascii="Verdana" w:hAnsi="Verdana"/>
            <w:shd w:val="clear" w:color="auto" w:fill="F2F2F2" w:themeFill="background1" w:themeFillShade="F2"/>
          </w:rPr>
          <w:id w:val="1726402946"/>
          <w:citation/>
        </w:sdtPr>
        <w:sdtContent>
          <w:r w:rsidRPr="00CB08D7">
            <w:rPr>
              <w:rFonts w:ascii="Verdana" w:hAnsi="Verdana"/>
              <w:shd w:val="clear" w:color="auto" w:fill="F2F2F2" w:themeFill="background1" w:themeFillShade="F2"/>
            </w:rPr>
            <w:fldChar w:fldCharType="begin"/>
          </w:r>
          <w:r w:rsidRPr="00CB08D7">
            <w:rPr>
              <w:rFonts w:ascii="Verdana" w:hAnsi="Verdana"/>
              <w:shd w:val="clear" w:color="auto" w:fill="F2F2F2" w:themeFill="background1" w:themeFillShade="F2"/>
            </w:rPr>
            <w:instrText xml:space="preserve"> CITATION Eth14 \l 2057 </w:instrText>
          </w:r>
          <w:r w:rsidRPr="00CB08D7">
            <w:rPr>
              <w:rFonts w:ascii="Verdana" w:hAnsi="Verdana"/>
              <w:shd w:val="clear" w:color="auto" w:fill="F2F2F2" w:themeFill="background1" w:themeFillShade="F2"/>
            </w:rPr>
            <w:fldChar w:fldCharType="separate"/>
          </w:r>
          <w:r w:rsidRPr="00CB08D7">
            <w:rPr>
              <w:rFonts w:ascii="Verdana" w:hAnsi="Verdana"/>
              <w:noProof/>
              <w:shd w:val="clear" w:color="auto" w:fill="F2F2F2" w:themeFill="background1" w:themeFillShade="F2"/>
            </w:rPr>
            <w:t>(Hein, 2014)</w:t>
          </w:r>
          <w:r w:rsidRPr="00CB08D7">
            <w:rPr>
              <w:rFonts w:ascii="Verdana" w:hAnsi="Verdana"/>
              <w:shd w:val="clear" w:color="auto" w:fill="F2F2F2" w:themeFill="background1" w:themeFillShade="F2"/>
            </w:rPr>
            <w:fldChar w:fldCharType="end"/>
          </w:r>
        </w:sdtContent>
      </w:sdt>
      <w:r>
        <w:rPr>
          <w:rFonts w:ascii="Verdana" w:hAnsi="Verdana"/>
        </w:rPr>
        <w:t>:</w:t>
      </w:r>
    </w:p>
    <w:p w14:paraId="5FD08D01" w14:textId="5B1FAB14" w:rsidR="00B94292" w:rsidRDefault="00B94292" w:rsidP="003E0D2F">
      <w:pPr>
        <w:rPr>
          <w:rFonts w:ascii="Verdana" w:hAnsi="Verdana"/>
        </w:rPr>
      </w:pPr>
      <w:r>
        <w:rPr>
          <w:noProof/>
        </w:rPr>
        <w:drawing>
          <wp:inline distT="0" distB="0" distL="0" distR="0" wp14:anchorId="519106EF" wp14:editId="02528725">
            <wp:extent cx="5728856" cy="554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395" cy="556968"/>
                    </a:xfrm>
                    <a:prstGeom prst="rect">
                      <a:avLst/>
                    </a:prstGeom>
                  </pic:spPr>
                </pic:pic>
              </a:graphicData>
            </a:graphic>
          </wp:inline>
        </w:drawing>
      </w:r>
    </w:p>
    <w:p w14:paraId="68F2F927" w14:textId="2498ED40" w:rsidR="00B94292" w:rsidRDefault="00B94292" w:rsidP="003E0D2F">
      <w:pPr>
        <w:rPr>
          <w:rFonts w:ascii="Verdana" w:hAnsi="Verdana"/>
        </w:rPr>
      </w:pPr>
      <w:r>
        <w:rPr>
          <w:rFonts w:ascii="Verdana" w:hAnsi="Verdana"/>
        </w:rPr>
        <w:t>The above never changes during the rendition.</w:t>
      </w:r>
    </w:p>
    <w:p w14:paraId="53AD47B9" w14:textId="331740A1" w:rsidR="00B94292" w:rsidRDefault="00B94292" w:rsidP="003E0D2F">
      <w:pPr>
        <w:rPr>
          <w:rFonts w:ascii="Verdana" w:hAnsi="Verdana"/>
        </w:rPr>
      </w:pPr>
      <w:r>
        <w:rPr>
          <w:rFonts w:ascii="Verdana" w:hAnsi="Verdana"/>
        </w:rPr>
        <w:t>While in Carnatic music, talas are classified as below:</w:t>
      </w:r>
      <w:r>
        <w:rPr>
          <w:noProof/>
        </w:rPr>
        <w:drawing>
          <wp:inline distT="0" distB="0" distL="0" distR="0" wp14:anchorId="3030ADB2" wp14:editId="1ADFE903">
            <wp:extent cx="5730190" cy="1533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370" cy="1536860"/>
                    </a:xfrm>
                    <a:prstGeom prst="rect">
                      <a:avLst/>
                    </a:prstGeom>
                  </pic:spPr>
                </pic:pic>
              </a:graphicData>
            </a:graphic>
          </wp:inline>
        </w:drawing>
      </w:r>
    </w:p>
    <w:p w14:paraId="04C0DAC1" w14:textId="1AFAEAF7" w:rsidR="001C2C4D" w:rsidRDefault="00D46100" w:rsidP="003E0D2F">
      <w:r w:rsidRPr="001C2C4D">
        <w:rPr>
          <w:rFonts w:ascii="Verdana" w:hAnsi="Verdana"/>
        </w:rPr>
        <w:lastRenderedPageBreak/>
        <w:t xml:space="preserve">The measure of </w:t>
      </w:r>
      <w:proofErr w:type="spellStart"/>
      <w:r w:rsidR="001C2C4D" w:rsidRPr="001C2C4D">
        <w:rPr>
          <w:rFonts w:ascii="Verdana" w:hAnsi="Verdana"/>
        </w:rPr>
        <w:t>Rupaka</w:t>
      </w:r>
      <w:proofErr w:type="spellEnd"/>
      <w:r w:rsidR="001C2C4D" w:rsidRPr="001C2C4D">
        <w:rPr>
          <w:rFonts w:ascii="Verdana" w:hAnsi="Verdana"/>
        </w:rPr>
        <w:t xml:space="preserve"> Tala </w:t>
      </w:r>
      <w:proofErr w:type="gramStart"/>
      <w:r w:rsidR="001C2C4D" w:rsidRPr="001C2C4D">
        <w:rPr>
          <w:rFonts w:ascii="Verdana" w:hAnsi="Verdana"/>
        </w:rPr>
        <w:t>look</w:t>
      </w:r>
      <w:proofErr w:type="gramEnd"/>
      <w:r w:rsidR="001C2C4D" w:rsidRPr="001C2C4D">
        <w:rPr>
          <w:rFonts w:ascii="Verdana" w:hAnsi="Verdana"/>
        </w:rPr>
        <w:t xml:space="preserve"> like below</w:t>
      </w:r>
      <w:r w:rsidR="001C2C4D">
        <w:rPr>
          <w:rFonts w:ascii="Verdana" w:hAnsi="Verdana"/>
        </w:rPr>
        <w:t xml:space="preserve"> </w:t>
      </w:r>
      <w:sdt>
        <w:sdtPr>
          <w:rPr>
            <w:rFonts w:ascii="Verdana" w:hAnsi="Verdana"/>
          </w:rPr>
          <w:id w:val="1623658919"/>
          <w:citation/>
        </w:sdtPr>
        <w:sdtContent>
          <w:r w:rsidR="001C2C4D" w:rsidRPr="00CB08D7">
            <w:rPr>
              <w:rFonts w:ascii="Verdana" w:hAnsi="Verdana"/>
            </w:rPr>
            <w:fldChar w:fldCharType="begin"/>
          </w:r>
          <w:r w:rsidR="001C2C4D" w:rsidRPr="00CB08D7">
            <w:rPr>
              <w:rFonts w:ascii="Verdana" w:hAnsi="Verdana"/>
            </w:rPr>
            <w:instrText xml:space="preserve"> CITATION Mam16 \l 2057 </w:instrText>
          </w:r>
          <w:r w:rsidR="001C2C4D" w:rsidRPr="00CB08D7">
            <w:rPr>
              <w:rFonts w:ascii="Verdana" w:hAnsi="Verdana"/>
            </w:rPr>
            <w:fldChar w:fldCharType="separate"/>
          </w:r>
          <w:r w:rsidR="001C2C4D" w:rsidRPr="00CB08D7">
            <w:rPr>
              <w:rFonts w:ascii="Verdana" w:hAnsi="Verdana"/>
              <w:noProof/>
              <w:shd w:val="clear" w:color="auto" w:fill="F2F2F2" w:themeFill="background1" w:themeFillShade="F2"/>
            </w:rPr>
            <w:t>(</w:t>
          </w:r>
          <w:r w:rsidR="001C2C4D" w:rsidRPr="00CB08D7">
            <w:rPr>
              <w:rFonts w:ascii="Verdana" w:hAnsi="Verdana"/>
              <w:noProof/>
            </w:rPr>
            <w:t>Mammen, Krishnamurthi, Varma, &amp; Sujatha, 2016)</w:t>
          </w:r>
          <w:r w:rsidR="001C2C4D" w:rsidRPr="00CB08D7">
            <w:rPr>
              <w:rFonts w:ascii="Verdana" w:hAnsi="Verdana"/>
            </w:rPr>
            <w:fldChar w:fldCharType="end"/>
          </w:r>
        </w:sdtContent>
      </w:sdt>
      <w:r w:rsidR="001C2C4D" w:rsidRPr="001C2C4D">
        <w:rPr>
          <w:rFonts w:ascii="Verdana" w:hAnsi="Verdana"/>
        </w:rPr>
        <w:t>:</w:t>
      </w:r>
      <w:r w:rsidR="001C2C4D">
        <w:rPr>
          <w:noProof/>
        </w:rPr>
        <w:drawing>
          <wp:inline distT="0" distB="0" distL="0" distR="0" wp14:anchorId="700B2688" wp14:editId="708AB1E4">
            <wp:extent cx="5888990" cy="31392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667" cy="3144892"/>
                    </a:xfrm>
                    <a:prstGeom prst="rect">
                      <a:avLst/>
                    </a:prstGeom>
                  </pic:spPr>
                </pic:pic>
              </a:graphicData>
            </a:graphic>
          </wp:inline>
        </w:drawing>
      </w:r>
    </w:p>
    <w:p w14:paraId="2C53264F" w14:textId="2714B529" w:rsidR="001C2C4D" w:rsidRDefault="001C2C4D" w:rsidP="003E0D2F">
      <w:r w:rsidRPr="001C2C4D">
        <w:rPr>
          <w:rFonts w:ascii="Verdana" w:hAnsi="Verdana"/>
        </w:rPr>
        <w:t>With subdivisions of the tala represented as</w:t>
      </w:r>
      <w:r>
        <w:rPr>
          <w:rFonts w:ascii="Verdana" w:hAnsi="Verdana"/>
        </w:rPr>
        <w:t xml:space="preserve"> </w:t>
      </w:r>
      <w:r w:rsidR="00C80A0F">
        <w:rPr>
          <w:rFonts w:ascii="Verdana" w:hAnsi="Verdana"/>
        </w:rPr>
        <w:t>below</w:t>
      </w:r>
      <w:r>
        <w:rPr>
          <w:rFonts w:ascii="Verdana" w:hAnsi="Verdana"/>
        </w:rPr>
        <w:t>:</w:t>
      </w:r>
      <w:r>
        <w:rPr>
          <w:noProof/>
        </w:rPr>
        <w:drawing>
          <wp:inline distT="0" distB="0" distL="0" distR="0" wp14:anchorId="40087100" wp14:editId="5F86657F">
            <wp:extent cx="59055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0" cy="2600325"/>
                    </a:xfrm>
                    <a:prstGeom prst="rect">
                      <a:avLst/>
                    </a:prstGeom>
                  </pic:spPr>
                </pic:pic>
              </a:graphicData>
            </a:graphic>
          </wp:inline>
        </w:drawing>
      </w:r>
    </w:p>
    <w:p w14:paraId="7841C879" w14:textId="16DBA5B5" w:rsidR="007E411A" w:rsidRDefault="007E411A" w:rsidP="003E0D2F">
      <w:pPr>
        <w:rPr>
          <w:rFonts w:ascii="Verdana" w:hAnsi="Verdana"/>
        </w:rPr>
      </w:pPr>
      <w:r w:rsidRPr="007E411A">
        <w:rPr>
          <w:rFonts w:ascii="Verdana" w:hAnsi="Verdana"/>
        </w:rPr>
        <w:t>Carnatic music is close to nature as each raga is associated with time space such as morning, noon and evening ragas, dawn and dusk ragas, ragas before and after food, ragas pertaining to different seasons</w:t>
      </w:r>
      <w:r>
        <w:rPr>
          <w:rFonts w:ascii="Verdana" w:hAnsi="Verdana"/>
        </w:rPr>
        <w:t xml:space="preserve">, ragas associated with emotions such as </w:t>
      </w:r>
      <w:r w:rsidR="007930DA">
        <w:rPr>
          <w:rFonts w:ascii="Verdana" w:hAnsi="Verdana"/>
        </w:rPr>
        <w:t>lullabies</w:t>
      </w:r>
      <w:r>
        <w:rPr>
          <w:rFonts w:ascii="Verdana" w:hAnsi="Verdana"/>
        </w:rPr>
        <w:t xml:space="preserve"> and mourning </w:t>
      </w:r>
      <w:r w:rsidRPr="007E411A">
        <w:rPr>
          <w:rFonts w:ascii="Verdana" w:hAnsi="Verdana"/>
        </w:rPr>
        <w:t>etc</w:t>
      </w:r>
      <w:r>
        <w:rPr>
          <w:rFonts w:ascii="Verdana" w:hAnsi="Verdana"/>
        </w:rPr>
        <w:t xml:space="preserve"> and much more</w:t>
      </w:r>
      <w:r w:rsidRPr="007E411A">
        <w:rPr>
          <w:rFonts w:ascii="Verdana" w:hAnsi="Verdana"/>
        </w:rPr>
        <w:t>.</w:t>
      </w:r>
    </w:p>
    <w:p w14:paraId="6F2B5511" w14:textId="3F84CB27" w:rsidR="00273D7C" w:rsidRDefault="00273D7C" w:rsidP="003E0D2F">
      <w:pPr>
        <w:rPr>
          <w:rFonts w:ascii="Verdana" w:hAnsi="Verdana"/>
        </w:rPr>
      </w:pPr>
      <w:r>
        <w:rPr>
          <w:rFonts w:ascii="Verdana" w:hAnsi="Verdana"/>
        </w:rPr>
        <w:t>My research will include</w:t>
      </w:r>
      <w:r w:rsidR="004A0755">
        <w:rPr>
          <w:rFonts w:ascii="Verdana" w:hAnsi="Verdana"/>
        </w:rPr>
        <w:t xml:space="preserve"> analysing recordings of each raga, deriving the notes within the recorded piece, and relating it to the training input for the neural network, to identify the closes</w:t>
      </w:r>
      <w:r w:rsidR="00F35B38">
        <w:rPr>
          <w:rFonts w:ascii="Verdana" w:hAnsi="Verdana"/>
        </w:rPr>
        <w:t>t</w:t>
      </w:r>
      <w:r w:rsidR="004A0755">
        <w:rPr>
          <w:rFonts w:ascii="Verdana" w:hAnsi="Verdana"/>
        </w:rPr>
        <w:t xml:space="preserve"> </w:t>
      </w:r>
      <w:r w:rsidR="004C017F">
        <w:rPr>
          <w:rFonts w:ascii="Verdana" w:hAnsi="Verdana"/>
        </w:rPr>
        <w:t>M</w:t>
      </w:r>
      <w:r w:rsidR="004A0755">
        <w:rPr>
          <w:rFonts w:ascii="Verdana" w:hAnsi="Verdana"/>
        </w:rPr>
        <w:t xml:space="preserve">elakartha </w:t>
      </w:r>
      <w:r w:rsidR="004C017F">
        <w:rPr>
          <w:rFonts w:ascii="Verdana" w:hAnsi="Verdana"/>
        </w:rPr>
        <w:t>R</w:t>
      </w:r>
      <w:r w:rsidR="004A0755">
        <w:rPr>
          <w:rFonts w:ascii="Verdana" w:hAnsi="Verdana"/>
        </w:rPr>
        <w:t>aga for the recorded piece.</w:t>
      </w:r>
    </w:p>
    <w:p w14:paraId="63664B0C" w14:textId="409362DD" w:rsidR="00930A13" w:rsidRDefault="00930A13" w:rsidP="00930A13">
      <w:pPr>
        <w:pStyle w:val="Heading3"/>
      </w:pPr>
      <w:bookmarkStart w:id="28" w:name="_Toc514018936"/>
      <w:r>
        <w:t>Neural networks and deep learning</w:t>
      </w:r>
      <w:bookmarkEnd w:id="28"/>
    </w:p>
    <w:p w14:paraId="2B7D2853" w14:textId="253FA795" w:rsidR="00864926" w:rsidRDefault="005230E1" w:rsidP="007F055F">
      <w:pPr>
        <w:jc w:val="both"/>
        <w:rPr>
          <w:rFonts w:ascii="Verdana" w:hAnsi="Verdana"/>
        </w:rPr>
      </w:pPr>
      <w:r>
        <w:rPr>
          <w:rFonts w:ascii="Verdana" w:hAnsi="Verdana"/>
        </w:rPr>
        <w:t xml:space="preserve">Deep Learning on Raga recognition has been researched previously though there is not too much information available </w:t>
      </w:r>
      <w:r w:rsidR="00F23A05">
        <w:rPr>
          <w:rFonts w:ascii="Verdana" w:hAnsi="Verdana"/>
        </w:rPr>
        <w:t>in the public domain</w:t>
      </w:r>
      <w:r>
        <w:rPr>
          <w:rFonts w:ascii="Verdana" w:hAnsi="Verdana"/>
        </w:rPr>
        <w:t>. Also, there are more research done using Python</w:t>
      </w:r>
      <w:r w:rsidR="00F23A05">
        <w:rPr>
          <w:rFonts w:ascii="Verdana" w:hAnsi="Verdana"/>
        </w:rPr>
        <w:t xml:space="preserve">. </w:t>
      </w:r>
      <w:r>
        <w:rPr>
          <w:rFonts w:ascii="Verdana" w:hAnsi="Verdana"/>
        </w:rPr>
        <w:t xml:space="preserve">Javascript based study is available more </w:t>
      </w:r>
      <w:r w:rsidR="00864926">
        <w:rPr>
          <w:rFonts w:ascii="Verdana" w:hAnsi="Verdana"/>
        </w:rPr>
        <w:t xml:space="preserve">as </w:t>
      </w:r>
      <w:r w:rsidR="00F23A05">
        <w:rPr>
          <w:rFonts w:ascii="Verdana" w:hAnsi="Verdana"/>
        </w:rPr>
        <w:t xml:space="preserve">cowboy </w:t>
      </w:r>
      <w:r w:rsidR="00864926">
        <w:rPr>
          <w:rFonts w:ascii="Verdana" w:hAnsi="Verdana"/>
        </w:rPr>
        <w:lastRenderedPageBreak/>
        <w:t>developer trials.</w:t>
      </w:r>
      <w:r w:rsidR="00F23A05">
        <w:rPr>
          <w:rFonts w:ascii="Verdana" w:hAnsi="Verdana"/>
        </w:rPr>
        <w:t xml:space="preserve"> But, there are new tools that are written by many companies including Google’s deeplearn.js to apply machine learning and Artificial neural network in to practical use.</w:t>
      </w:r>
    </w:p>
    <w:p w14:paraId="218DEB18" w14:textId="71789895" w:rsidR="00E81566" w:rsidRDefault="00735EF3" w:rsidP="007F055F">
      <w:pPr>
        <w:jc w:val="both"/>
        <w:rPr>
          <w:rFonts w:ascii="Verdana" w:hAnsi="Verdana"/>
        </w:rPr>
      </w:pPr>
      <w:r>
        <w:rPr>
          <w:rFonts w:ascii="Verdana" w:hAnsi="Verdana"/>
        </w:rPr>
        <w:t xml:space="preserve">The reason behind deep learning it to be inspired by the human brain and its extraordinary power to make decisions. Thus, deep learning algorithm resemble the brain, as both involve a vast number of computational structures (neurons) which work in isolation to process a small information which is not significant </w:t>
      </w:r>
      <w:proofErr w:type="gramStart"/>
      <w:r>
        <w:rPr>
          <w:rFonts w:ascii="Verdana" w:hAnsi="Verdana"/>
        </w:rPr>
        <w:t xml:space="preserve">in </w:t>
      </w:r>
      <w:r w:rsidR="00955BF3">
        <w:rPr>
          <w:rFonts w:ascii="Verdana" w:hAnsi="Verdana"/>
        </w:rPr>
        <w:t>itself but</w:t>
      </w:r>
      <w:proofErr w:type="gramEnd"/>
      <w:r>
        <w:rPr>
          <w:rFonts w:ascii="Verdana" w:hAnsi="Verdana"/>
        </w:rPr>
        <w:t xml:space="preserve"> produce extraordinary output when interacting with each other.</w:t>
      </w:r>
    </w:p>
    <w:p w14:paraId="6FC1ADDD" w14:textId="40349310" w:rsidR="00735EF3" w:rsidRDefault="00735EF3" w:rsidP="00735EF3">
      <w:pPr>
        <w:pStyle w:val="Heading4"/>
      </w:pPr>
      <w:bookmarkStart w:id="29" w:name="_Toc514018937"/>
      <w:r>
        <w:t>Neurons, the building blocks</w:t>
      </w:r>
      <w:bookmarkEnd w:id="29"/>
    </w:p>
    <w:p w14:paraId="3BFA9B90" w14:textId="4F62CA51" w:rsidR="00735EF3" w:rsidRDefault="00735EF3" w:rsidP="00706B86">
      <w:pPr>
        <w:jc w:val="center"/>
      </w:pPr>
      <w:r>
        <w:rPr>
          <w:noProof/>
        </w:rPr>
        <w:drawing>
          <wp:inline distT="0" distB="0" distL="0" distR="0" wp14:anchorId="6B684643" wp14:editId="06485435">
            <wp:extent cx="5581650" cy="195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28" cy="1952695"/>
                    </a:xfrm>
                    <a:prstGeom prst="rect">
                      <a:avLst/>
                    </a:prstGeom>
                  </pic:spPr>
                </pic:pic>
              </a:graphicData>
            </a:graphic>
          </wp:inline>
        </w:drawing>
      </w:r>
    </w:p>
    <w:p w14:paraId="5F53DFBC" w14:textId="7393F10F" w:rsidR="00735EF3" w:rsidRDefault="00735EF3" w:rsidP="00735EF3">
      <w:pPr>
        <w:rPr>
          <w:rFonts w:ascii="Verdana" w:hAnsi="Verdana"/>
          <w:highlight w:val="yellow"/>
        </w:rPr>
      </w:pPr>
      <w:r w:rsidRPr="00735EF3">
        <w:rPr>
          <w:rFonts w:ascii="Verdana" w:hAnsi="Verdana"/>
        </w:rPr>
        <w:t>The artificial neurons are the basic building blocks which in isolation processes a small proportion of information. The get inputs and bias (weights) which then produces an output signal using an activation function. There are multiple layers called the hidden layers between the input and the output layer within the neural network.</w:t>
      </w:r>
      <w:r w:rsidR="00AC1FB5">
        <w:rPr>
          <w:rFonts w:ascii="Verdana" w:hAnsi="Verdana"/>
        </w:rPr>
        <w:t xml:space="preserve"> </w:t>
      </w:r>
      <w:sdt>
        <w:sdtPr>
          <w:rPr>
            <w:rFonts w:ascii="Verdana" w:hAnsi="Verdana"/>
          </w:rPr>
          <w:id w:val="-84455008"/>
          <w:citation/>
        </w:sdtPr>
        <w:sdtContent>
          <w:r w:rsidR="00AC1FB5" w:rsidRPr="00B35A55">
            <w:rPr>
              <w:rFonts w:ascii="Verdana" w:hAnsi="Verdana"/>
              <w:shd w:val="clear" w:color="auto" w:fill="F2F2F2" w:themeFill="background1" w:themeFillShade="F2"/>
            </w:rPr>
            <w:fldChar w:fldCharType="begin"/>
          </w:r>
          <w:r w:rsidR="00AC1FB5" w:rsidRPr="00B35A55">
            <w:rPr>
              <w:rFonts w:ascii="Verdana" w:hAnsi="Verdana"/>
              <w:shd w:val="clear" w:color="auto" w:fill="F2F2F2" w:themeFill="background1" w:themeFillShade="F2"/>
            </w:rPr>
            <w:instrText xml:space="preserve"> CITATION Vih18 \l 2057 </w:instrText>
          </w:r>
          <w:r w:rsidR="00AC1FB5" w:rsidRPr="00B35A55">
            <w:rPr>
              <w:rFonts w:ascii="Verdana" w:hAnsi="Verdana"/>
              <w:shd w:val="clear" w:color="auto" w:fill="F2F2F2" w:themeFill="background1" w:themeFillShade="F2"/>
            </w:rPr>
            <w:fldChar w:fldCharType="separate"/>
          </w:r>
          <w:r w:rsidR="00AC1FB5" w:rsidRPr="00B35A55">
            <w:rPr>
              <w:rFonts w:ascii="Verdana" w:hAnsi="Verdana"/>
              <w:noProof/>
              <w:shd w:val="clear" w:color="auto" w:fill="F2F2F2" w:themeFill="background1" w:themeFillShade="F2"/>
            </w:rPr>
            <w:t>(Kurama, 2018)</w:t>
          </w:r>
          <w:r w:rsidR="00AC1FB5" w:rsidRPr="00B35A55">
            <w:rPr>
              <w:rFonts w:ascii="Verdana" w:hAnsi="Verdana"/>
              <w:shd w:val="clear" w:color="auto" w:fill="F2F2F2" w:themeFill="background1" w:themeFillShade="F2"/>
            </w:rPr>
            <w:fldChar w:fldCharType="end"/>
          </w:r>
        </w:sdtContent>
      </w:sdt>
    </w:p>
    <w:p w14:paraId="136DE0F8" w14:textId="370D1CAC" w:rsidR="00327BFA" w:rsidRDefault="00327BFA" w:rsidP="00735EF3">
      <w:pPr>
        <w:rPr>
          <w:rFonts w:ascii="Verdana" w:hAnsi="Verdana"/>
        </w:rPr>
      </w:pPr>
      <w:r>
        <w:rPr>
          <w:rFonts w:ascii="Verdana" w:hAnsi="Verdana"/>
        </w:rPr>
        <w:t>Deep learning contains Artificial neural networks with multiple layers including 1 input layer, 1 output layer and 1 or more hidden layers. As data travels through these layers it is processed and filtered to produce an output which becomes an input to another layer.</w:t>
      </w:r>
    </w:p>
    <w:p w14:paraId="624B605D" w14:textId="113965C8" w:rsidR="00327BFA" w:rsidRDefault="00327BFA" w:rsidP="00735EF3">
      <w:pPr>
        <w:rPr>
          <w:rFonts w:ascii="Verdana" w:hAnsi="Verdana"/>
        </w:rPr>
      </w:pPr>
      <w:r>
        <w:rPr>
          <w:noProof/>
        </w:rPr>
        <w:drawing>
          <wp:inline distT="0" distB="0" distL="0" distR="0" wp14:anchorId="6202709D" wp14:editId="50B47C30">
            <wp:extent cx="5610860" cy="29241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4041" cy="2931044"/>
                    </a:xfrm>
                    <a:prstGeom prst="rect">
                      <a:avLst/>
                    </a:prstGeom>
                  </pic:spPr>
                </pic:pic>
              </a:graphicData>
            </a:graphic>
          </wp:inline>
        </w:drawing>
      </w:r>
    </w:p>
    <w:p w14:paraId="2A78E9E6" w14:textId="2B1B4497" w:rsidR="00735EF3" w:rsidRDefault="00FD2797" w:rsidP="00FD2797">
      <w:pPr>
        <w:pStyle w:val="Heading4"/>
      </w:pPr>
      <w:bookmarkStart w:id="30" w:name="_Toc514018938"/>
      <w:r>
        <w:lastRenderedPageBreak/>
        <w:t>Weights and biases</w:t>
      </w:r>
      <w:bookmarkEnd w:id="30"/>
    </w:p>
    <w:p w14:paraId="50232ED8" w14:textId="6670E52C" w:rsidR="00FD2797" w:rsidRDefault="005B5247" w:rsidP="00FD2797">
      <w:pPr>
        <w:rPr>
          <w:rFonts w:ascii="Verdana" w:hAnsi="Verdana"/>
        </w:rPr>
      </w:pPr>
      <w:r w:rsidRPr="00657F32">
        <w:rPr>
          <w:rFonts w:ascii="Verdana" w:hAnsi="Verdana"/>
        </w:rPr>
        <w:t>Weights add strength to an input and resembles Linear regression where you give weights as coefficients. Weights are initialized to small random values from 0 to 1.</w:t>
      </w:r>
    </w:p>
    <w:p w14:paraId="1414A8D2" w14:textId="7639FD16" w:rsidR="00657F32" w:rsidRDefault="00D568AE" w:rsidP="00D568AE">
      <w:pPr>
        <w:pStyle w:val="Heading4"/>
      </w:pPr>
      <w:bookmarkStart w:id="31" w:name="_Toc514018939"/>
      <w:proofErr w:type="spellStart"/>
      <w:r>
        <w:t>FeedForward</w:t>
      </w:r>
      <w:proofErr w:type="spellEnd"/>
      <w:r>
        <w:t xml:space="preserve"> &amp; Back propagation Network</w:t>
      </w:r>
      <w:bookmarkEnd w:id="31"/>
    </w:p>
    <w:p w14:paraId="08027425" w14:textId="14A11879" w:rsidR="00D568AE" w:rsidRDefault="00D568AE" w:rsidP="00C3572A">
      <w:pPr>
        <w:jc w:val="both"/>
        <w:rPr>
          <w:rFonts w:ascii="Verdana" w:hAnsi="Verdana"/>
        </w:rPr>
      </w:pPr>
      <w:r w:rsidRPr="00C3572A">
        <w:rPr>
          <w:rFonts w:ascii="Verdana" w:hAnsi="Verdana"/>
        </w:rPr>
        <w:t xml:space="preserve">Feedforward supervised Neural network was the first successful learning algorithm in deep learning system. They are also known as multi-layer perceptron(MLP). Each neuron is connected to another neuron </w:t>
      </w:r>
      <w:r w:rsidR="00C3572A" w:rsidRPr="00C3572A">
        <w:rPr>
          <w:rFonts w:ascii="Verdana" w:hAnsi="Verdana"/>
        </w:rPr>
        <w:t xml:space="preserve">in the next layer </w:t>
      </w:r>
      <w:r w:rsidRPr="00C3572A">
        <w:rPr>
          <w:rFonts w:ascii="Verdana" w:hAnsi="Verdana"/>
        </w:rPr>
        <w:t xml:space="preserve">with some bias. </w:t>
      </w:r>
      <w:r w:rsidR="00C3572A" w:rsidRPr="00C3572A">
        <w:rPr>
          <w:rFonts w:ascii="Verdana" w:hAnsi="Verdana"/>
        </w:rPr>
        <w:t>As the input is fed into the network, it moves forward activating each connected neuron to finally produce an output. This gets the name feed forward as the data flows in the forward direction.</w:t>
      </w:r>
      <w:r w:rsidR="006C2FFC">
        <w:rPr>
          <w:rFonts w:ascii="Verdana" w:hAnsi="Verdana"/>
        </w:rPr>
        <w:t xml:space="preserve"> </w:t>
      </w:r>
      <w:sdt>
        <w:sdtPr>
          <w:rPr>
            <w:rFonts w:ascii="Verdana" w:hAnsi="Verdana"/>
          </w:rPr>
          <w:id w:val="949662826"/>
          <w:citation/>
        </w:sdtPr>
        <w:sdtContent>
          <w:r w:rsidR="006C2FFC" w:rsidRPr="00EA20D4">
            <w:rPr>
              <w:rFonts w:ascii="Verdana" w:hAnsi="Verdana"/>
            </w:rPr>
            <w:fldChar w:fldCharType="begin"/>
          </w:r>
          <w:r w:rsidR="006C2FFC" w:rsidRPr="00EA20D4">
            <w:rPr>
              <w:rFonts w:ascii="Verdana" w:hAnsi="Verdana"/>
            </w:rPr>
            <w:instrText xml:space="preserve"> CITATION Vih18 \l 2057 </w:instrText>
          </w:r>
          <w:r w:rsidR="006C2FFC" w:rsidRPr="00EA20D4">
            <w:rPr>
              <w:rFonts w:ascii="Verdana" w:hAnsi="Verdana"/>
            </w:rPr>
            <w:fldChar w:fldCharType="separate"/>
          </w:r>
          <w:r w:rsidR="006C2FFC" w:rsidRPr="00EA20D4">
            <w:rPr>
              <w:rFonts w:ascii="Verdana" w:hAnsi="Verdana"/>
              <w:noProof/>
            </w:rPr>
            <w:t>(</w:t>
          </w:r>
          <w:r w:rsidR="006C2FFC" w:rsidRPr="00A73093">
            <w:rPr>
              <w:rFonts w:ascii="Verdana" w:hAnsi="Verdana"/>
              <w:noProof/>
              <w:shd w:val="clear" w:color="auto" w:fill="F2F2F2" w:themeFill="background1" w:themeFillShade="F2"/>
            </w:rPr>
            <w:t>Kurama, 2018</w:t>
          </w:r>
          <w:r w:rsidR="006C2FFC" w:rsidRPr="00EA20D4">
            <w:rPr>
              <w:rFonts w:ascii="Verdana" w:hAnsi="Verdana"/>
              <w:noProof/>
            </w:rPr>
            <w:t>)</w:t>
          </w:r>
          <w:r w:rsidR="006C2FFC" w:rsidRPr="00EA20D4">
            <w:rPr>
              <w:rFonts w:ascii="Verdana" w:hAnsi="Verdana"/>
            </w:rPr>
            <w:fldChar w:fldCharType="end"/>
          </w:r>
        </w:sdtContent>
      </w:sdt>
    </w:p>
    <w:p w14:paraId="72944E91" w14:textId="03348498" w:rsidR="00C3572A" w:rsidRDefault="006C2FFC" w:rsidP="00C3572A">
      <w:pPr>
        <w:jc w:val="both"/>
        <w:rPr>
          <w:rFonts w:ascii="Verdana" w:hAnsi="Verdana"/>
        </w:rPr>
      </w:pPr>
      <w:r>
        <w:rPr>
          <w:noProof/>
        </w:rPr>
        <w:drawing>
          <wp:inline distT="0" distB="0" distL="0" distR="0" wp14:anchorId="0E38B63B" wp14:editId="08A8998A">
            <wp:extent cx="5191125" cy="2664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2748" cy="2664833"/>
                    </a:xfrm>
                    <a:prstGeom prst="rect">
                      <a:avLst/>
                    </a:prstGeom>
                  </pic:spPr>
                </pic:pic>
              </a:graphicData>
            </a:graphic>
          </wp:inline>
        </w:drawing>
      </w:r>
    </w:p>
    <w:p w14:paraId="10CF7C42" w14:textId="469FA45E" w:rsidR="006C2FFC" w:rsidRDefault="007D7257" w:rsidP="00C3572A">
      <w:pPr>
        <w:jc w:val="both"/>
        <w:rPr>
          <w:rFonts w:ascii="Verdana" w:hAnsi="Verdana"/>
        </w:rPr>
      </w:pPr>
      <w:r>
        <w:rPr>
          <w:rFonts w:ascii="Verdana" w:hAnsi="Verdana"/>
        </w:rPr>
        <w:t xml:space="preserve">In the above diagram, value of </w:t>
      </w:r>
      <w:proofErr w:type="spellStart"/>
      <w:r>
        <w:rPr>
          <w:rFonts w:ascii="Verdana" w:hAnsi="Verdana"/>
        </w:rPr>
        <w:t>i</w:t>
      </w:r>
      <w:proofErr w:type="spellEnd"/>
      <w:r>
        <w:rPr>
          <w:rFonts w:ascii="Verdana" w:hAnsi="Verdana"/>
        </w:rPr>
        <w:t xml:space="preserve"> and j will be calculated using the input values </w:t>
      </w:r>
      <w:r w:rsidR="00593168">
        <w:rPr>
          <w:rFonts w:ascii="Verdana" w:hAnsi="Verdana"/>
        </w:rPr>
        <w:t xml:space="preserve">and weights </w:t>
      </w:r>
      <w:r>
        <w:rPr>
          <w:rFonts w:ascii="Verdana" w:hAnsi="Verdana"/>
        </w:rPr>
        <w:t>from nodes 2 and 3 respectively.</w:t>
      </w:r>
    </w:p>
    <w:p w14:paraId="75718269" w14:textId="33DA2FEA" w:rsidR="00593168" w:rsidRDefault="00593168" w:rsidP="00C3572A">
      <w:pPr>
        <w:jc w:val="both"/>
        <w:rPr>
          <w:rFonts w:ascii="Verdana" w:hAnsi="Verdana"/>
        </w:rPr>
      </w:pPr>
      <w:r>
        <w:rPr>
          <w:rFonts w:ascii="Verdana" w:hAnsi="Verdana"/>
          <w:noProof/>
        </w:rPr>
        <mc:AlternateContent>
          <mc:Choice Requires="wps">
            <w:drawing>
              <wp:anchor distT="0" distB="0" distL="114300" distR="114300" simplePos="0" relativeHeight="251655168" behindDoc="0" locked="0" layoutInCell="1" allowOverlap="1" wp14:anchorId="546CE75E" wp14:editId="4FD190AA">
                <wp:simplePos x="0" y="0"/>
                <wp:positionH relativeFrom="column">
                  <wp:posOffset>7200</wp:posOffset>
                </wp:positionH>
                <wp:positionV relativeFrom="paragraph">
                  <wp:posOffset>22561</wp:posOffset>
                </wp:positionV>
                <wp:extent cx="5848350" cy="234720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848350" cy="23472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4A9C8DB" w14:textId="77777777" w:rsidR="008D63D9" w:rsidRPr="00593168" w:rsidRDefault="008D63D9" w:rsidP="00593168">
                            <w:pPr>
                              <w:pStyle w:val="NoSpacing"/>
                              <w:ind w:left="1440"/>
                              <w:rPr>
                                <w:sz w:val="32"/>
                              </w:rPr>
                            </w:pPr>
                            <w:proofErr w:type="spellStart"/>
                            <w:r w:rsidRPr="00593168">
                              <w:rPr>
                                <w:sz w:val="32"/>
                              </w:rPr>
                              <w:t>i</w:t>
                            </w:r>
                            <w:proofErr w:type="spellEnd"/>
                            <w:r w:rsidRPr="00593168">
                              <w:rPr>
                                <w:sz w:val="32"/>
                              </w:rPr>
                              <w:t xml:space="preserve"> = (2 * 1) + (3 * 1)</w:t>
                            </w:r>
                          </w:p>
                          <w:p w14:paraId="008B2DF0" w14:textId="77777777" w:rsidR="008D63D9" w:rsidRPr="00593168"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w:t>
                            </w:r>
                            <w:proofErr w:type="spellStart"/>
                            <w:r w:rsidRPr="00593168">
                              <w:rPr>
                                <w:sz w:val="32"/>
                              </w:rPr>
                              <w:t>i</w:t>
                            </w:r>
                            <w:proofErr w:type="spellEnd"/>
                            <w:r w:rsidRPr="00593168">
                              <w:rPr>
                                <w:sz w:val="32"/>
                              </w:rPr>
                              <w:t xml:space="preserve"> = 5</w:t>
                            </w:r>
                          </w:p>
                          <w:p w14:paraId="4B22D5C3" w14:textId="126F6BE4" w:rsidR="008D63D9" w:rsidRPr="00593168" w:rsidRDefault="008D63D9" w:rsidP="00593168">
                            <w:pPr>
                              <w:pStyle w:val="NoSpacing"/>
                              <w:ind w:left="1440"/>
                              <w:rPr>
                                <w:sz w:val="32"/>
                              </w:rPr>
                            </w:pPr>
                          </w:p>
                          <w:p w14:paraId="578AB955" w14:textId="438ABC8C" w:rsidR="008D63D9" w:rsidRPr="00593168" w:rsidRDefault="008D63D9" w:rsidP="00593168">
                            <w:pPr>
                              <w:pStyle w:val="NoSpacing"/>
                              <w:ind w:left="1440"/>
                              <w:rPr>
                                <w:sz w:val="32"/>
                                <w:shd w:val="clear" w:color="auto" w:fill="FFFFFF"/>
                              </w:rPr>
                            </w:pPr>
                            <w:r w:rsidRPr="00593168">
                              <w:rPr>
                                <w:sz w:val="32"/>
                                <w:shd w:val="clear" w:color="auto" w:fill="FFFFFF"/>
                              </w:rPr>
                              <w:t>j = (2 * -1) + (3 * 1)</w:t>
                            </w:r>
                          </w:p>
                          <w:p w14:paraId="09C1C52A" w14:textId="35928CCF" w:rsidR="008D63D9"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j = 1</w:t>
                            </w:r>
                          </w:p>
                          <w:p w14:paraId="5230A2B0" w14:textId="77777777" w:rsidR="008D63D9" w:rsidRPr="00593168" w:rsidRDefault="008D63D9" w:rsidP="00593168">
                            <w:pPr>
                              <w:pStyle w:val="NoSpacing"/>
                              <w:ind w:left="1440"/>
                              <w:rPr>
                                <w:sz w:val="32"/>
                              </w:rPr>
                            </w:pPr>
                          </w:p>
                          <w:p w14:paraId="69B5816C" w14:textId="560915B4" w:rsidR="008D63D9" w:rsidRPr="00593168" w:rsidRDefault="008D63D9" w:rsidP="00593168">
                            <w:pPr>
                              <w:pStyle w:val="NoSpacing"/>
                              <w:ind w:left="1440"/>
                              <w:rPr>
                                <w:sz w:val="32"/>
                              </w:rPr>
                            </w:pPr>
                            <w:r>
                              <w:rPr>
                                <w:sz w:val="32"/>
                              </w:rPr>
                              <w:t>k</w:t>
                            </w:r>
                            <w:r w:rsidRPr="00593168">
                              <w:rPr>
                                <w:sz w:val="32"/>
                              </w:rPr>
                              <w:t xml:space="preserve"> = (5 * 2) + (1 * -1)</w:t>
                            </w:r>
                          </w:p>
                          <w:p w14:paraId="7332E9AB" w14:textId="77777777" w:rsidR="008D63D9" w:rsidRPr="00593168"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k = 9</w:t>
                            </w:r>
                          </w:p>
                          <w:p w14:paraId="3C700D5E" w14:textId="77777777" w:rsidR="008D63D9" w:rsidRDefault="008D63D9" w:rsidP="00593168">
                            <w:pPr>
                              <w:ind w:left="14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6CE75E" id="Rectangle 21" o:spid="_x0000_s1026" style="position:absolute;left:0;text-align:left;margin-left:.55pt;margin-top:1.8pt;width:460.5pt;height:184.8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" fillcolor="white [3201]" strokecolor="#5b9bd5 [3208]" strokeweight="1pt">
                <v:textbox>
                  <w:txbxContent>
                    <w:p w14:paraId="04A9C8DB" w14:textId="77777777" w:rsidR="008D63D9" w:rsidRPr="00593168" w:rsidRDefault="008D63D9" w:rsidP="00593168">
                      <w:pPr>
                        <w:pStyle w:val="NoSpacing"/>
                        <w:ind w:left="1440"/>
                        <w:rPr>
                          <w:sz w:val="32"/>
                        </w:rPr>
                      </w:pPr>
                      <w:proofErr w:type="spellStart"/>
                      <w:r w:rsidRPr="00593168">
                        <w:rPr>
                          <w:sz w:val="32"/>
                        </w:rPr>
                        <w:t>i</w:t>
                      </w:r>
                      <w:proofErr w:type="spellEnd"/>
                      <w:r w:rsidRPr="00593168">
                        <w:rPr>
                          <w:sz w:val="32"/>
                        </w:rPr>
                        <w:t xml:space="preserve"> = (2 * 1) + (3 * 1)</w:t>
                      </w:r>
                    </w:p>
                    <w:p w14:paraId="008B2DF0" w14:textId="77777777" w:rsidR="008D63D9" w:rsidRPr="00593168"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w:t>
                      </w:r>
                      <w:proofErr w:type="spellStart"/>
                      <w:r w:rsidRPr="00593168">
                        <w:rPr>
                          <w:sz w:val="32"/>
                        </w:rPr>
                        <w:t>i</w:t>
                      </w:r>
                      <w:proofErr w:type="spellEnd"/>
                      <w:r w:rsidRPr="00593168">
                        <w:rPr>
                          <w:sz w:val="32"/>
                        </w:rPr>
                        <w:t xml:space="preserve"> = 5</w:t>
                      </w:r>
                    </w:p>
                    <w:p w14:paraId="4B22D5C3" w14:textId="126F6BE4" w:rsidR="008D63D9" w:rsidRPr="00593168" w:rsidRDefault="008D63D9" w:rsidP="00593168">
                      <w:pPr>
                        <w:pStyle w:val="NoSpacing"/>
                        <w:ind w:left="1440"/>
                        <w:rPr>
                          <w:sz w:val="32"/>
                        </w:rPr>
                      </w:pPr>
                    </w:p>
                    <w:p w14:paraId="578AB955" w14:textId="438ABC8C" w:rsidR="008D63D9" w:rsidRPr="00593168" w:rsidRDefault="008D63D9" w:rsidP="00593168">
                      <w:pPr>
                        <w:pStyle w:val="NoSpacing"/>
                        <w:ind w:left="1440"/>
                        <w:rPr>
                          <w:sz w:val="32"/>
                          <w:shd w:val="clear" w:color="auto" w:fill="FFFFFF"/>
                        </w:rPr>
                      </w:pPr>
                      <w:r w:rsidRPr="00593168">
                        <w:rPr>
                          <w:sz w:val="32"/>
                          <w:shd w:val="clear" w:color="auto" w:fill="FFFFFF"/>
                        </w:rPr>
                        <w:t>j = (2 * -1) + (3 * 1)</w:t>
                      </w:r>
                    </w:p>
                    <w:p w14:paraId="09C1C52A" w14:textId="35928CCF" w:rsidR="008D63D9"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j = 1</w:t>
                      </w:r>
                    </w:p>
                    <w:p w14:paraId="5230A2B0" w14:textId="77777777" w:rsidR="008D63D9" w:rsidRPr="00593168" w:rsidRDefault="008D63D9" w:rsidP="00593168">
                      <w:pPr>
                        <w:pStyle w:val="NoSpacing"/>
                        <w:ind w:left="1440"/>
                        <w:rPr>
                          <w:sz w:val="32"/>
                        </w:rPr>
                      </w:pPr>
                    </w:p>
                    <w:p w14:paraId="69B5816C" w14:textId="560915B4" w:rsidR="008D63D9" w:rsidRPr="00593168" w:rsidRDefault="008D63D9" w:rsidP="00593168">
                      <w:pPr>
                        <w:pStyle w:val="NoSpacing"/>
                        <w:ind w:left="1440"/>
                        <w:rPr>
                          <w:sz w:val="32"/>
                        </w:rPr>
                      </w:pPr>
                      <w:r>
                        <w:rPr>
                          <w:sz w:val="32"/>
                        </w:rPr>
                        <w:t>k</w:t>
                      </w:r>
                      <w:r w:rsidRPr="00593168">
                        <w:rPr>
                          <w:sz w:val="32"/>
                        </w:rPr>
                        <w:t xml:space="preserve"> = (5 * 2) + (1 * -1)</w:t>
                      </w:r>
                    </w:p>
                    <w:p w14:paraId="7332E9AB" w14:textId="77777777" w:rsidR="008D63D9" w:rsidRPr="00593168" w:rsidRDefault="008D63D9" w:rsidP="00593168">
                      <w:pPr>
                        <w:pStyle w:val="NoSpacing"/>
                        <w:ind w:left="1440"/>
                        <w:rPr>
                          <w:sz w:val="32"/>
                        </w:rPr>
                      </w:pPr>
                      <w:r w:rsidRPr="00593168">
                        <w:rPr>
                          <w:rFonts w:ascii="Times New Roman" w:hAnsi="Times New Roman" w:cs="Times New Roman"/>
                          <w:sz w:val="32"/>
                        </w:rPr>
                        <w:t>→</w:t>
                      </w:r>
                      <w:r w:rsidRPr="00593168">
                        <w:rPr>
                          <w:sz w:val="32"/>
                        </w:rPr>
                        <w:t xml:space="preserve"> k = 9</w:t>
                      </w:r>
                    </w:p>
                    <w:p w14:paraId="3C700D5E" w14:textId="77777777" w:rsidR="008D63D9" w:rsidRDefault="008D63D9" w:rsidP="00593168">
                      <w:pPr>
                        <w:ind w:left="1440"/>
                      </w:pPr>
                    </w:p>
                  </w:txbxContent>
                </v:textbox>
              </v:rect>
            </w:pict>
          </mc:Fallback>
        </mc:AlternateContent>
      </w:r>
    </w:p>
    <w:p w14:paraId="396347E4" w14:textId="77777777" w:rsidR="00593168" w:rsidRDefault="00593168" w:rsidP="00C3572A">
      <w:pPr>
        <w:jc w:val="both"/>
        <w:rPr>
          <w:rFonts w:ascii="Verdana" w:hAnsi="Verdana"/>
        </w:rPr>
      </w:pPr>
    </w:p>
    <w:p w14:paraId="48F2BC63" w14:textId="766E0263" w:rsidR="006C2FFC" w:rsidRDefault="006C2FFC" w:rsidP="00C3572A">
      <w:pPr>
        <w:jc w:val="both"/>
        <w:rPr>
          <w:rFonts w:ascii="Verdana" w:hAnsi="Verdana"/>
        </w:rPr>
      </w:pPr>
    </w:p>
    <w:p w14:paraId="755E84A0" w14:textId="4612F2D3" w:rsidR="00593168" w:rsidRDefault="00593168" w:rsidP="00C3572A">
      <w:pPr>
        <w:jc w:val="both"/>
        <w:rPr>
          <w:rFonts w:ascii="Verdana" w:hAnsi="Verdana"/>
        </w:rPr>
      </w:pPr>
    </w:p>
    <w:p w14:paraId="5FFA5680" w14:textId="21D56224" w:rsidR="00593168" w:rsidRDefault="00593168" w:rsidP="00C3572A">
      <w:pPr>
        <w:jc w:val="both"/>
        <w:rPr>
          <w:rFonts w:ascii="Verdana" w:hAnsi="Verdana"/>
        </w:rPr>
      </w:pPr>
    </w:p>
    <w:p w14:paraId="1222B94D" w14:textId="592B779E" w:rsidR="00593168" w:rsidRDefault="00593168" w:rsidP="00C3572A">
      <w:pPr>
        <w:jc w:val="both"/>
        <w:rPr>
          <w:rFonts w:ascii="Verdana" w:hAnsi="Verdana"/>
        </w:rPr>
      </w:pPr>
    </w:p>
    <w:p w14:paraId="7398CE86" w14:textId="4837DA9F" w:rsidR="00593168" w:rsidRDefault="00593168" w:rsidP="00C3572A">
      <w:pPr>
        <w:jc w:val="both"/>
        <w:rPr>
          <w:rFonts w:ascii="Verdana" w:hAnsi="Verdana"/>
        </w:rPr>
      </w:pPr>
    </w:p>
    <w:p w14:paraId="21CAEDFD" w14:textId="0118CFCA" w:rsidR="00593168" w:rsidRDefault="00593168" w:rsidP="00C3572A">
      <w:pPr>
        <w:jc w:val="both"/>
        <w:rPr>
          <w:rFonts w:ascii="Verdana" w:hAnsi="Verdana"/>
        </w:rPr>
      </w:pPr>
    </w:p>
    <w:p w14:paraId="2FE839CC" w14:textId="7AFE1089" w:rsidR="00593168" w:rsidRDefault="00593168" w:rsidP="00C3572A">
      <w:pPr>
        <w:jc w:val="both"/>
        <w:rPr>
          <w:rFonts w:ascii="Verdana" w:hAnsi="Verdana"/>
        </w:rPr>
      </w:pPr>
    </w:p>
    <w:p w14:paraId="78CAC65E" w14:textId="5A2EC731" w:rsidR="00ED31E4" w:rsidRDefault="00ED31E4" w:rsidP="00C3572A">
      <w:pPr>
        <w:jc w:val="both"/>
        <w:rPr>
          <w:rFonts w:ascii="Verdana" w:hAnsi="Verdana"/>
        </w:rPr>
      </w:pPr>
      <w:r>
        <w:rPr>
          <w:rFonts w:ascii="Verdana" w:hAnsi="Verdana"/>
        </w:rPr>
        <w:t xml:space="preserve">Back propagation algorithm is a method where the predicted value is compared </w:t>
      </w:r>
      <w:proofErr w:type="spellStart"/>
      <w:r>
        <w:rPr>
          <w:rFonts w:ascii="Verdana" w:hAnsi="Verdana"/>
        </w:rPr>
        <w:t>againt</w:t>
      </w:r>
      <w:proofErr w:type="spellEnd"/>
      <w:r>
        <w:rPr>
          <w:rFonts w:ascii="Verdana" w:hAnsi="Verdana"/>
        </w:rPr>
        <w:t xml:space="preserve"> the expected output to determine the error, which is then propagated back by updating the weights to reduce the error factor. This is propagated backwards from the output layer towards the input layer until the desired output is achieved.</w:t>
      </w:r>
    </w:p>
    <w:p w14:paraId="201EEA0A" w14:textId="00B67E4B" w:rsidR="00593168" w:rsidRDefault="006C7ECC" w:rsidP="006C7ECC">
      <w:pPr>
        <w:pStyle w:val="Heading4"/>
      </w:pPr>
      <w:bookmarkStart w:id="32" w:name="_Toc514018940"/>
      <w:r>
        <w:lastRenderedPageBreak/>
        <w:t>Activation Function</w:t>
      </w:r>
      <w:bookmarkEnd w:id="32"/>
    </w:p>
    <w:p w14:paraId="375AFE47" w14:textId="71F15A02" w:rsidR="00003F41" w:rsidRDefault="00FA115D" w:rsidP="00A75ED3">
      <w:pPr>
        <w:jc w:val="both"/>
        <w:rPr>
          <w:rFonts w:ascii="Verdana" w:hAnsi="Verdana"/>
        </w:rPr>
      </w:pPr>
      <w:r w:rsidRPr="00A75ED3">
        <w:rPr>
          <w:rFonts w:ascii="Verdana" w:hAnsi="Verdana"/>
        </w:rPr>
        <w:t xml:space="preserve">To </w:t>
      </w:r>
      <w:r w:rsidR="00A75ED3" w:rsidRPr="00A75ED3">
        <w:rPr>
          <w:rFonts w:ascii="Verdana" w:hAnsi="Verdana"/>
        </w:rPr>
        <w:t xml:space="preserve">provide maximum prediction power to the neural network, we need to apply an activation function to the hidden layers. There are many different activation functions such as ELU, </w:t>
      </w:r>
      <w:proofErr w:type="spellStart"/>
      <w:r w:rsidR="00A75ED3" w:rsidRPr="00A75ED3">
        <w:rPr>
          <w:rFonts w:ascii="Verdana" w:hAnsi="Verdana"/>
        </w:rPr>
        <w:t>ReLU</w:t>
      </w:r>
      <w:proofErr w:type="spellEnd"/>
      <w:r w:rsidR="00A75ED3" w:rsidRPr="00A75ED3">
        <w:rPr>
          <w:rFonts w:ascii="Verdana" w:hAnsi="Verdana"/>
        </w:rPr>
        <w:t xml:space="preserve">, </w:t>
      </w:r>
      <w:proofErr w:type="spellStart"/>
      <w:r w:rsidR="00A75ED3" w:rsidRPr="00A75ED3">
        <w:rPr>
          <w:rFonts w:ascii="Verdana" w:hAnsi="Verdana"/>
        </w:rPr>
        <w:t>LeakyReLU</w:t>
      </w:r>
      <w:proofErr w:type="spellEnd"/>
      <w:r w:rsidR="00A75ED3" w:rsidRPr="00A75ED3">
        <w:rPr>
          <w:rFonts w:ascii="Verdana" w:hAnsi="Verdana"/>
        </w:rPr>
        <w:t xml:space="preserve">, Sigmoid, Tanh and </w:t>
      </w:r>
      <w:proofErr w:type="spellStart"/>
      <w:r w:rsidR="00A75ED3" w:rsidRPr="00A75ED3">
        <w:rPr>
          <w:rFonts w:ascii="Verdana" w:hAnsi="Verdana"/>
        </w:rPr>
        <w:t>Softmax</w:t>
      </w:r>
      <w:proofErr w:type="spellEnd"/>
      <w:r w:rsidR="00A75ED3" w:rsidRPr="00A75ED3">
        <w:rPr>
          <w:rFonts w:ascii="Verdana" w:hAnsi="Verdana"/>
        </w:rPr>
        <w:t>. Understanding these activation functions and determining which one will suit the purpose of this research will be a planned task for further research.</w:t>
      </w:r>
    </w:p>
    <w:p w14:paraId="1669618F" w14:textId="31208D86" w:rsidR="00003F41" w:rsidRPr="00A75ED3" w:rsidRDefault="00003F41" w:rsidP="00A75ED3">
      <w:pPr>
        <w:jc w:val="both"/>
        <w:rPr>
          <w:rFonts w:ascii="Verdana" w:hAnsi="Verdana"/>
        </w:rPr>
      </w:pPr>
      <w:r>
        <w:rPr>
          <w:rFonts w:ascii="Verdana" w:hAnsi="Verdana"/>
        </w:rPr>
        <w:t xml:space="preserve">As part of this research, we will also </w:t>
      </w:r>
      <w:r w:rsidR="00584DD7">
        <w:rPr>
          <w:rFonts w:ascii="Verdana" w:hAnsi="Verdana"/>
        </w:rPr>
        <w:t>explore convolutional Neural Networks and Recurrent Neural Networks to determine the suitable method for achieving the outcome of this research and project.</w:t>
      </w:r>
    </w:p>
    <w:p w14:paraId="45468B6E" w14:textId="0DB9492B" w:rsidR="00C3572A" w:rsidRPr="00D568AE" w:rsidRDefault="00773FF9" w:rsidP="00773FF9">
      <w:pPr>
        <w:pStyle w:val="Heading4"/>
      </w:pPr>
      <w:bookmarkStart w:id="33" w:name="_Toc514018941"/>
      <w:r>
        <w:t>Data for Research</w:t>
      </w:r>
      <w:bookmarkEnd w:id="33"/>
    </w:p>
    <w:p w14:paraId="0D1024CA" w14:textId="3F110430" w:rsidR="002E5CCF" w:rsidRDefault="00864926" w:rsidP="00C30B3E">
      <w:pPr>
        <w:jc w:val="both"/>
        <w:rPr>
          <w:rFonts w:ascii="Verdana" w:hAnsi="Verdana"/>
        </w:rPr>
      </w:pPr>
      <w:proofErr w:type="spellStart"/>
      <w:r>
        <w:rPr>
          <w:rFonts w:ascii="Verdana" w:hAnsi="Verdana"/>
        </w:rPr>
        <w:t>Faizan</w:t>
      </w:r>
      <w:proofErr w:type="spellEnd"/>
      <w:r>
        <w:rPr>
          <w:rFonts w:ascii="Verdana" w:hAnsi="Verdana"/>
        </w:rPr>
        <w:t xml:space="preserve"> Shaikh talks about the complexity of handling unstructured data like audio or imagery. </w:t>
      </w:r>
      <w:sdt>
        <w:sdtPr>
          <w:rPr>
            <w:rFonts w:ascii="Verdana" w:hAnsi="Verdana"/>
            <w:shd w:val="clear" w:color="auto" w:fill="F2F2F2" w:themeFill="background1" w:themeFillShade="F2"/>
          </w:rPr>
          <w:id w:val="-1833668435"/>
          <w:citation/>
        </w:sdtPr>
        <w:sdtContent>
          <w:r w:rsidRPr="00706C32">
            <w:rPr>
              <w:rFonts w:ascii="Verdana" w:hAnsi="Verdana"/>
              <w:shd w:val="clear" w:color="auto" w:fill="F2F2F2" w:themeFill="background1" w:themeFillShade="F2"/>
            </w:rPr>
            <w:fldChar w:fldCharType="begin"/>
          </w:r>
          <w:r w:rsidRPr="00706C32">
            <w:rPr>
              <w:rFonts w:ascii="Verdana" w:hAnsi="Verdana"/>
              <w:shd w:val="clear" w:color="auto" w:fill="F2F2F2" w:themeFill="background1" w:themeFillShade="F2"/>
            </w:rPr>
            <w:instrText xml:space="preserve"> CITATION FAI17 \l 2057 </w:instrText>
          </w:r>
          <w:r w:rsidRPr="00706C32">
            <w:rPr>
              <w:rFonts w:ascii="Verdana" w:hAnsi="Verdana"/>
              <w:shd w:val="clear" w:color="auto" w:fill="F2F2F2" w:themeFill="background1" w:themeFillShade="F2"/>
            </w:rPr>
            <w:fldChar w:fldCharType="separate"/>
          </w:r>
          <w:r w:rsidRPr="00706C32">
            <w:rPr>
              <w:rFonts w:ascii="Verdana" w:hAnsi="Verdana"/>
              <w:noProof/>
              <w:shd w:val="clear" w:color="auto" w:fill="F2F2F2" w:themeFill="background1" w:themeFillShade="F2"/>
            </w:rPr>
            <w:t>(SHAIKH, 2017)</w:t>
          </w:r>
          <w:r w:rsidRPr="00706C32">
            <w:rPr>
              <w:rFonts w:ascii="Verdana" w:hAnsi="Verdana"/>
              <w:shd w:val="clear" w:color="auto" w:fill="F2F2F2" w:themeFill="background1" w:themeFillShade="F2"/>
            </w:rPr>
            <w:fldChar w:fldCharType="end"/>
          </w:r>
        </w:sdtContent>
      </w:sdt>
      <w:r>
        <w:rPr>
          <w:rFonts w:ascii="Verdana" w:hAnsi="Verdana"/>
        </w:rPr>
        <w:t xml:space="preserve"> He states that unstructured data represents information that is closely related to human communication and interaction, which is useful and </w:t>
      </w:r>
      <w:r w:rsidR="00C7431E">
        <w:rPr>
          <w:rFonts w:ascii="Verdana" w:hAnsi="Verdana"/>
        </w:rPr>
        <w:t xml:space="preserve">more </w:t>
      </w:r>
      <w:r>
        <w:rPr>
          <w:rFonts w:ascii="Verdana" w:hAnsi="Verdana"/>
        </w:rPr>
        <w:t>powerful</w:t>
      </w:r>
      <w:r w:rsidR="00C7431E">
        <w:rPr>
          <w:rFonts w:ascii="Verdana" w:hAnsi="Verdana"/>
        </w:rPr>
        <w:t xml:space="preserve"> by content.</w:t>
      </w:r>
    </w:p>
    <w:p w14:paraId="6C7F1DCE" w14:textId="77777777" w:rsidR="00A10F82" w:rsidRDefault="00A10F82" w:rsidP="00C30B3E">
      <w:pPr>
        <w:jc w:val="both"/>
        <w:rPr>
          <w:rFonts w:ascii="Verdana" w:hAnsi="Verdana"/>
        </w:rPr>
      </w:pPr>
    </w:p>
    <w:p w14:paraId="719D6729" w14:textId="75444AA4" w:rsidR="00C7431E" w:rsidRPr="005766F5" w:rsidRDefault="00C7431E" w:rsidP="00231535">
      <w:pPr>
        <w:pStyle w:val="Heading5"/>
      </w:pPr>
      <w:bookmarkStart w:id="34" w:name="_Toc514018942"/>
      <w:r w:rsidRPr="005766F5">
        <w:t>How to get the Audio Data Required for the NN?</w:t>
      </w:r>
      <w:bookmarkEnd w:id="34"/>
    </w:p>
    <w:p w14:paraId="01AD8313" w14:textId="77777777" w:rsidR="000E5520" w:rsidRDefault="000E5520" w:rsidP="00C7431E">
      <w:pPr>
        <w:rPr>
          <w:rFonts w:ascii="Verdana" w:hAnsi="Verdana"/>
        </w:rPr>
      </w:pPr>
    </w:p>
    <w:p w14:paraId="65F58C98" w14:textId="3F357A9C" w:rsidR="006404BD" w:rsidRDefault="006404BD" w:rsidP="00C7431E">
      <w:pPr>
        <w:rPr>
          <w:rFonts w:ascii="Verdana" w:hAnsi="Verdana"/>
        </w:rPr>
      </w:pPr>
      <w:r>
        <w:rPr>
          <w:rFonts w:ascii="Verdana" w:hAnsi="Verdana"/>
        </w:rPr>
        <w:t xml:space="preserve">The </w:t>
      </w:r>
      <w:r w:rsidR="00873B8C">
        <w:rPr>
          <w:rFonts w:ascii="Verdana" w:hAnsi="Verdana"/>
        </w:rPr>
        <w:t>following formats are computer readable:</w:t>
      </w:r>
    </w:p>
    <w:p w14:paraId="2856FC19" w14:textId="40B0DAA7" w:rsidR="00873B8C" w:rsidRDefault="00873B8C" w:rsidP="00873B8C">
      <w:pPr>
        <w:pStyle w:val="ListParagraph"/>
        <w:numPr>
          <w:ilvl w:val="0"/>
          <w:numId w:val="18"/>
        </w:numPr>
        <w:rPr>
          <w:rFonts w:ascii="Verdana" w:hAnsi="Verdana"/>
        </w:rPr>
      </w:pPr>
      <w:r>
        <w:rPr>
          <w:rFonts w:ascii="Verdana" w:hAnsi="Verdana"/>
        </w:rPr>
        <w:t>Wav (Waveform Audio File) format</w:t>
      </w:r>
    </w:p>
    <w:p w14:paraId="5BC0FF19" w14:textId="62F37958" w:rsidR="00873B8C" w:rsidRDefault="00873B8C" w:rsidP="00873B8C">
      <w:pPr>
        <w:pStyle w:val="ListParagraph"/>
        <w:numPr>
          <w:ilvl w:val="0"/>
          <w:numId w:val="18"/>
        </w:numPr>
        <w:rPr>
          <w:rFonts w:ascii="Verdana" w:hAnsi="Verdana"/>
        </w:rPr>
      </w:pPr>
      <w:r>
        <w:rPr>
          <w:rFonts w:ascii="Verdana" w:hAnsi="Verdana"/>
        </w:rPr>
        <w:t>Mp3 (MPEG-1 Audio Layer 3) format</w:t>
      </w:r>
    </w:p>
    <w:p w14:paraId="31830B9F" w14:textId="79F42706" w:rsidR="00873B8C" w:rsidRDefault="00873B8C" w:rsidP="00873B8C">
      <w:pPr>
        <w:pStyle w:val="ListParagraph"/>
        <w:numPr>
          <w:ilvl w:val="0"/>
          <w:numId w:val="18"/>
        </w:numPr>
        <w:rPr>
          <w:rFonts w:ascii="Verdana" w:hAnsi="Verdana"/>
        </w:rPr>
      </w:pPr>
      <w:r>
        <w:rPr>
          <w:rFonts w:ascii="Verdana" w:hAnsi="Verdana"/>
        </w:rPr>
        <w:t>WMA (Windows Media Audio) format</w:t>
      </w:r>
    </w:p>
    <w:p w14:paraId="2689FD01" w14:textId="1F451C4D" w:rsidR="00873B8C" w:rsidRDefault="00873B8C" w:rsidP="00873B8C">
      <w:pPr>
        <w:rPr>
          <w:rFonts w:ascii="Verdana" w:hAnsi="Verdana"/>
        </w:rPr>
      </w:pPr>
      <w:r>
        <w:rPr>
          <w:rFonts w:ascii="Verdana" w:hAnsi="Verdana"/>
        </w:rPr>
        <w:t>The visual representation of the audio format will look like this</w:t>
      </w:r>
      <w:sdt>
        <w:sdtPr>
          <w:rPr>
            <w:rFonts w:ascii="Verdana" w:hAnsi="Verdana"/>
          </w:rPr>
          <w:id w:val="1871190769"/>
          <w:citation/>
        </w:sdtPr>
        <w:sdtContent>
          <w:r w:rsidR="006D5BCE">
            <w:rPr>
              <w:rFonts w:ascii="Verdana" w:hAnsi="Verdana"/>
            </w:rPr>
            <w:fldChar w:fldCharType="begin"/>
          </w:r>
          <w:r w:rsidR="006D5BCE">
            <w:rPr>
              <w:rFonts w:ascii="Verdana" w:hAnsi="Verdana"/>
            </w:rPr>
            <w:instrText xml:space="preserve"> CITATION FAI17 \l 2057 </w:instrText>
          </w:r>
          <w:r w:rsidR="006D5BCE">
            <w:rPr>
              <w:rFonts w:ascii="Verdana" w:hAnsi="Verdana"/>
            </w:rPr>
            <w:fldChar w:fldCharType="separate"/>
          </w:r>
          <w:r w:rsidR="006D5BCE">
            <w:rPr>
              <w:rFonts w:ascii="Verdana" w:hAnsi="Verdana"/>
              <w:noProof/>
            </w:rPr>
            <w:t xml:space="preserve"> </w:t>
          </w:r>
          <w:r w:rsidR="006D5BCE" w:rsidRPr="006D5BCE">
            <w:rPr>
              <w:rFonts w:ascii="Verdana" w:hAnsi="Verdana"/>
              <w:noProof/>
            </w:rPr>
            <w:t>(SHAIKH, 2017)</w:t>
          </w:r>
          <w:r w:rsidR="006D5BCE">
            <w:rPr>
              <w:rFonts w:ascii="Verdana" w:hAnsi="Verdana"/>
            </w:rPr>
            <w:fldChar w:fldCharType="end"/>
          </w:r>
        </w:sdtContent>
      </w:sdt>
      <w:r>
        <w:rPr>
          <w:rFonts w:ascii="Verdana" w:hAnsi="Verdana"/>
        </w:rPr>
        <w:t>:</w:t>
      </w:r>
    </w:p>
    <w:p w14:paraId="7BD70F60" w14:textId="7D259A5E" w:rsidR="009126D1" w:rsidRDefault="006D5BCE" w:rsidP="00CA5743">
      <w:pPr>
        <w:jc w:val="center"/>
        <w:rPr>
          <w:rFonts w:ascii="Verdana" w:hAnsi="Verdana"/>
        </w:rPr>
      </w:pPr>
      <w:r>
        <w:rPr>
          <w:noProof/>
        </w:rPr>
        <w:drawing>
          <wp:inline distT="0" distB="0" distL="0" distR="0" wp14:anchorId="5FC69DA6" wp14:editId="35A79895">
            <wp:extent cx="51435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162175"/>
                    </a:xfrm>
                    <a:prstGeom prst="rect">
                      <a:avLst/>
                    </a:prstGeom>
                  </pic:spPr>
                </pic:pic>
              </a:graphicData>
            </a:graphic>
          </wp:inline>
        </w:drawing>
      </w:r>
    </w:p>
    <w:p w14:paraId="77DD29E1" w14:textId="5EA949E2" w:rsidR="006154EE" w:rsidRPr="00952C05" w:rsidRDefault="006154EE" w:rsidP="00E53D9E">
      <w:pPr>
        <w:pStyle w:val="Heading4"/>
      </w:pPr>
      <w:bookmarkStart w:id="35" w:name="_Toc514018943"/>
      <w:r w:rsidRPr="00952C05">
        <w:t>Digital Representation of Sound</w:t>
      </w:r>
      <w:bookmarkEnd w:id="35"/>
    </w:p>
    <w:p w14:paraId="1F84420A" w14:textId="4C0C1850" w:rsidR="006154EE" w:rsidRDefault="008D63D9" w:rsidP="006154EE">
      <w:pPr>
        <w:rPr>
          <w:rFonts w:ascii="Verdana" w:hAnsi="Verdana"/>
        </w:rPr>
      </w:pPr>
      <w:sdt>
        <w:sdtPr>
          <w:rPr>
            <w:rFonts w:ascii="Verdana" w:hAnsi="Verdana"/>
            <w:shd w:val="clear" w:color="auto" w:fill="F2F2F2" w:themeFill="background1" w:themeFillShade="F2"/>
          </w:rPr>
          <w:id w:val="1547335224"/>
          <w:citation/>
        </w:sdtPr>
        <w:sdtContent>
          <w:r w:rsidR="00412CD3" w:rsidRPr="00D0027F">
            <w:rPr>
              <w:rFonts w:ascii="Verdana" w:hAnsi="Verdana"/>
              <w:shd w:val="clear" w:color="auto" w:fill="F2F2F2" w:themeFill="background1" w:themeFillShade="F2"/>
            </w:rPr>
            <w:fldChar w:fldCharType="begin"/>
          </w:r>
          <w:r w:rsidR="00412CD3" w:rsidRPr="00D0027F">
            <w:rPr>
              <w:rFonts w:ascii="Verdana" w:hAnsi="Verdana"/>
              <w:shd w:val="clear" w:color="auto" w:fill="F2F2F2" w:themeFill="background1" w:themeFillShade="F2"/>
            </w:rPr>
            <w:instrText xml:space="preserve"> CITATION Bur18 \l 2057 </w:instrText>
          </w:r>
          <w:r w:rsidR="00412CD3" w:rsidRPr="00D0027F">
            <w:rPr>
              <w:rFonts w:ascii="Verdana" w:hAnsi="Verdana"/>
              <w:shd w:val="clear" w:color="auto" w:fill="F2F2F2" w:themeFill="background1" w:themeFillShade="F2"/>
            </w:rPr>
            <w:fldChar w:fldCharType="separate"/>
          </w:r>
          <w:r w:rsidR="00412CD3" w:rsidRPr="00D0027F">
            <w:rPr>
              <w:rFonts w:ascii="Verdana" w:hAnsi="Verdana"/>
              <w:noProof/>
              <w:shd w:val="clear" w:color="auto" w:fill="F2F2F2" w:themeFill="background1" w:themeFillShade="F2"/>
            </w:rPr>
            <w:t>(Burk, Polansky, Repetto, Roberts, &amp; Rockmore, 2018)</w:t>
          </w:r>
          <w:r w:rsidR="00412CD3" w:rsidRPr="00D0027F">
            <w:rPr>
              <w:rFonts w:ascii="Verdana" w:hAnsi="Verdana"/>
              <w:shd w:val="clear" w:color="auto" w:fill="F2F2F2" w:themeFill="background1" w:themeFillShade="F2"/>
            </w:rPr>
            <w:fldChar w:fldCharType="end"/>
          </w:r>
        </w:sdtContent>
      </w:sdt>
    </w:p>
    <w:p w14:paraId="070D8038" w14:textId="7A17EDA0" w:rsidR="00396D4C" w:rsidRPr="00952C05" w:rsidRDefault="000C3C1F" w:rsidP="00722EA4">
      <w:pPr>
        <w:pStyle w:val="Heading5"/>
      </w:pPr>
      <w:bookmarkStart w:id="36" w:name="_Toc514018944"/>
      <w:r w:rsidRPr="00952C05">
        <w:rPr>
          <w:rStyle w:val="Heading5Char"/>
        </w:rPr>
        <w:t>Sound</w:t>
      </w:r>
      <w:r w:rsidRPr="00952C05">
        <w:t>:</w:t>
      </w:r>
      <w:bookmarkEnd w:id="36"/>
    </w:p>
    <w:p w14:paraId="030407B8" w14:textId="6C1BE93C" w:rsidR="000C3C1F" w:rsidRDefault="000C3C1F" w:rsidP="006154EE">
      <w:pPr>
        <w:rPr>
          <w:rFonts w:ascii="Verdana" w:hAnsi="Verdana"/>
        </w:rPr>
      </w:pPr>
      <w:r>
        <w:rPr>
          <w:rFonts w:ascii="Verdana" w:hAnsi="Verdana"/>
        </w:rPr>
        <w:t xml:space="preserve">A sound is made up of vibrations that moves, that transmits causing </w:t>
      </w:r>
      <w:r w:rsidR="007B2C18">
        <w:rPr>
          <w:rFonts w:ascii="Verdana" w:hAnsi="Verdana"/>
        </w:rPr>
        <w:t xml:space="preserve">generally air </w:t>
      </w:r>
      <w:r>
        <w:rPr>
          <w:rFonts w:ascii="Verdana" w:hAnsi="Verdana"/>
        </w:rPr>
        <w:t>pressure variations which can be human audible within a given range. When we hear a sound, this is a result of sequence of events that had occurred in our human brain initiated by our eardrum.</w:t>
      </w:r>
    </w:p>
    <w:p w14:paraId="34FA88BA" w14:textId="3BEA7D6A" w:rsidR="00E05652" w:rsidRDefault="00D834CA" w:rsidP="00722EA4">
      <w:pPr>
        <w:pStyle w:val="Heading5"/>
      </w:pPr>
      <w:bookmarkStart w:id="37" w:name="_Toc514018945"/>
      <w:r>
        <w:lastRenderedPageBreak/>
        <w:t xml:space="preserve">How do we </w:t>
      </w:r>
      <w:r w:rsidRPr="00722EA4">
        <w:t>understand</w:t>
      </w:r>
      <w:r>
        <w:t xml:space="preserve"> Sound</w:t>
      </w:r>
      <w:r w:rsidR="00952C05">
        <w:t>?</w:t>
      </w:r>
      <w:bookmarkEnd w:id="37"/>
    </w:p>
    <w:p w14:paraId="097AE1D7" w14:textId="2858A342" w:rsidR="00E05652" w:rsidRPr="00A85424" w:rsidRDefault="00C62473" w:rsidP="00E05652">
      <w:pPr>
        <w:rPr>
          <w:rFonts w:ascii="Verdana" w:hAnsi="Verdana"/>
        </w:rPr>
      </w:pPr>
      <w:r w:rsidRPr="00A85424">
        <w:rPr>
          <w:rFonts w:ascii="Verdana" w:hAnsi="Verdana"/>
        </w:rPr>
        <w:t xml:space="preserve">To manipulate sound waves in the Computer, we need to understand Sound in </w:t>
      </w:r>
      <w:proofErr w:type="gramStart"/>
      <w:r w:rsidRPr="00A85424">
        <w:rPr>
          <w:rFonts w:ascii="Verdana" w:hAnsi="Verdana"/>
        </w:rPr>
        <w:t>many different ways</w:t>
      </w:r>
      <w:proofErr w:type="gramEnd"/>
      <w:r w:rsidRPr="00A85424">
        <w:rPr>
          <w:rFonts w:ascii="Verdana" w:hAnsi="Verdana"/>
        </w:rPr>
        <w:t xml:space="preserve">. </w:t>
      </w:r>
      <w:r w:rsidR="00A85424" w:rsidRPr="00A85424">
        <w:rPr>
          <w:rFonts w:ascii="Verdana" w:hAnsi="Verdana"/>
        </w:rPr>
        <w:t>The following chart provides us with some insight of how we perceive terminologies relating to sound.</w:t>
      </w:r>
      <w:r w:rsidR="00F56433">
        <w:rPr>
          <w:rFonts w:ascii="Verdana" w:hAnsi="Verdana"/>
        </w:rPr>
        <w:t xml:space="preserve"> </w:t>
      </w:r>
      <w:sdt>
        <w:sdtPr>
          <w:rPr>
            <w:rFonts w:ascii="Verdana" w:hAnsi="Verdana"/>
          </w:rPr>
          <w:id w:val="-1854786952"/>
          <w:citation/>
        </w:sdtPr>
        <w:sdtContent>
          <w:r w:rsidR="00F56433" w:rsidRPr="00983FD7">
            <w:rPr>
              <w:rFonts w:ascii="Verdana" w:hAnsi="Verdana"/>
              <w:shd w:val="clear" w:color="auto" w:fill="F2F2F2" w:themeFill="background1" w:themeFillShade="F2"/>
            </w:rPr>
            <w:fldChar w:fldCharType="begin"/>
          </w:r>
          <w:r w:rsidR="00F56433" w:rsidRPr="00983FD7">
            <w:rPr>
              <w:rFonts w:ascii="Verdana" w:hAnsi="Verdana"/>
              <w:shd w:val="clear" w:color="auto" w:fill="F2F2F2" w:themeFill="background1" w:themeFillShade="F2"/>
            </w:rPr>
            <w:instrText xml:space="preserve"> CITATION Bur18 \l 2057 </w:instrText>
          </w:r>
          <w:r w:rsidR="00F56433" w:rsidRPr="00983FD7">
            <w:rPr>
              <w:rFonts w:ascii="Verdana" w:hAnsi="Verdana"/>
              <w:shd w:val="clear" w:color="auto" w:fill="F2F2F2" w:themeFill="background1" w:themeFillShade="F2"/>
            </w:rPr>
            <w:fldChar w:fldCharType="separate"/>
          </w:r>
          <w:r w:rsidR="00F56433" w:rsidRPr="00983FD7">
            <w:rPr>
              <w:rFonts w:ascii="Verdana" w:hAnsi="Verdana"/>
              <w:noProof/>
              <w:shd w:val="clear" w:color="auto" w:fill="F2F2F2" w:themeFill="background1" w:themeFillShade="F2"/>
            </w:rPr>
            <w:t>(Burk, Polansky, Repetto, Roberts, &amp; Rockmore, 2018)</w:t>
          </w:r>
          <w:r w:rsidR="00F56433" w:rsidRPr="00983FD7">
            <w:rPr>
              <w:rFonts w:ascii="Verdana" w:hAnsi="Verdana"/>
              <w:shd w:val="clear" w:color="auto" w:fill="F2F2F2" w:themeFill="background1" w:themeFillShade="F2"/>
            </w:rPr>
            <w:fldChar w:fldCharType="end"/>
          </w:r>
        </w:sdtContent>
      </w:sdt>
    </w:p>
    <w:p w14:paraId="72648E44" w14:textId="08178FAB" w:rsidR="000C3C1F" w:rsidRDefault="00C62473" w:rsidP="00C62473">
      <w:pPr>
        <w:jc w:val="center"/>
        <w:rPr>
          <w:rFonts w:ascii="Verdana" w:hAnsi="Verdana"/>
        </w:rPr>
      </w:pPr>
      <w:r>
        <w:rPr>
          <w:noProof/>
        </w:rPr>
        <w:drawing>
          <wp:inline distT="0" distB="0" distL="0" distR="0" wp14:anchorId="21EC7241" wp14:editId="79956943">
            <wp:extent cx="5543550" cy="39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843" cy="3953722"/>
                    </a:xfrm>
                    <a:prstGeom prst="rect">
                      <a:avLst/>
                    </a:prstGeom>
                  </pic:spPr>
                </pic:pic>
              </a:graphicData>
            </a:graphic>
          </wp:inline>
        </w:drawing>
      </w:r>
    </w:p>
    <w:p w14:paraId="69386124" w14:textId="65D1DB9B" w:rsidR="00F56433" w:rsidRDefault="00F56433" w:rsidP="00FA2A84">
      <w:pPr>
        <w:rPr>
          <w:rFonts w:ascii="Verdana" w:hAnsi="Verdana"/>
        </w:rPr>
      </w:pPr>
      <w:r>
        <w:rPr>
          <w:rFonts w:ascii="Verdana" w:hAnsi="Verdana"/>
        </w:rPr>
        <w:t>To enable us to manipulate sound waves using Computer we need to understand the following:</w:t>
      </w:r>
      <w:r w:rsidR="002D1052">
        <w:rPr>
          <w:noProof/>
        </w:rPr>
        <w:drawing>
          <wp:inline distT="0" distB="0" distL="0" distR="0" wp14:anchorId="235679B6" wp14:editId="73F42713">
            <wp:extent cx="5730035" cy="1785600"/>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434" cy="1791645"/>
                    </a:xfrm>
                    <a:prstGeom prst="rect">
                      <a:avLst/>
                    </a:prstGeom>
                  </pic:spPr>
                </pic:pic>
              </a:graphicData>
            </a:graphic>
          </wp:inline>
        </w:drawing>
      </w:r>
    </w:p>
    <w:p w14:paraId="6C009A18" w14:textId="6E2476EA" w:rsidR="002D1052" w:rsidRDefault="002D1052" w:rsidP="00F56433">
      <w:pPr>
        <w:pStyle w:val="NoSpacing"/>
        <w:rPr>
          <w:rFonts w:ascii="Verdana" w:hAnsi="Verdana"/>
        </w:rPr>
      </w:pPr>
    </w:p>
    <w:p w14:paraId="07F2D3F1" w14:textId="09B96B71" w:rsidR="002D1052" w:rsidRDefault="002D1052" w:rsidP="00F56433">
      <w:pPr>
        <w:pStyle w:val="NoSpacing"/>
        <w:rPr>
          <w:rFonts w:ascii="Verdana" w:hAnsi="Verdana"/>
        </w:rPr>
      </w:pPr>
    </w:p>
    <w:p w14:paraId="295B8BF1" w14:textId="54E459D1" w:rsidR="002D1052" w:rsidRDefault="002D1052" w:rsidP="00F56433">
      <w:pPr>
        <w:pStyle w:val="NoSpacing"/>
        <w:rPr>
          <w:rFonts w:ascii="Verdana" w:hAnsi="Verdana"/>
        </w:rPr>
      </w:pPr>
      <w:r>
        <w:rPr>
          <w:noProof/>
        </w:rPr>
        <w:lastRenderedPageBreak/>
        <w:drawing>
          <wp:inline distT="0" distB="0" distL="0" distR="0" wp14:anchorId="57567A9F" wp14:editId="788BE7EE">
            <wp:extent cx="5731205" cy="1764000"/>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00" cy="1767784"/>
                    </a:xfrm>
                    <a:prstGeom prst="rect">
                      <a:avLst/>
                    </a:prstGeom>
                  </pic:spPr>
                </pic:pic>
              </a:graphicData>
            </a:graphic>
          </wp:inline>
        </w:drawing>
      </w:r>
    </w:p>
    <w:p w14:paraId="4F7A4D12" w14:textId="5475E5F1" w:rsidR="00C62473" w:rsidRDefault="00C62473" w:rsidP="00C62473">
      <w:pPr>
        <w:jc w:val="both"/>
        <w:rPr>
          <w:rFonts w:ascii="Verdana" w:hAnsi="Verdana"/>
        </w:rPr>
      </w:pPr>
    </w:p>
    <w:p w14:paraId="3A3FB751" w14:textId="66AEA685" w:rsidR="002D1052" w:rsidRDefault="002D1052" w:rsidP="00C62473">
      <w:pPr>
        <w:jc w:val="both"/>
        <w:rPr>
          <w:rFonts w:ascii="Verdana" w:hAnsi="Verdana"/>
        </w:rPr>
      </w:pPr>
      <w:r>
        <w:rPr>
          <w:rFonts w:ascii="Verdana" w:hAnsi="Verdana"/>
        </w:rPr>
        <w:t xml:space="preserve">The </w:t>
      </w:r>
      <w:r w:rsidR="006E25B4">
        <w:rPr>
          <w:rFonts w:ascii="Verdana" w:hAnsi="Verdana"/>
        </w:rPr>
        <w:t>above</w:t>
      </w:r>
      <w:r>
        <w:rPr>
          <w:rFonts w:ascii="Verdana" w:hAnsi="Verdana"/>
        </w:rPr>
        <w:t xml:space="preserve"> diagrams show the symmetry of sound waves which includes compression and rarefaction, or in other words </w:t>
      </w:r>
      <w:r w:rsidR="00717578">
        <w:rPr>
          <w:rFonts w:ascii="Verdana" w:hAnsi="Verdana"/>
        </w:rPr>
        <w:t>what goes up comes down as defined in Newton’s third law of every action has an equal and opposite reaction.</w:t>
      </w:r>
    </w:p>
    <w:p w14:paraId="0F80DFFA" w14:textId="6631A57C" w:rsidR="00717578" w:rsidRDefault="00717578" w:rsidP="00C62473">
      <w:pPr>
        <w:jc w:val="both"/>
        <w:rPr>
          <w:rFonts w:ascii="Verdana" w:hAnsi="Verdana"/>
        </w:rPr>
      </w:pPr>
      <w:r>
        <w:rPr>
          <w:rFonts w:ascii="Verdana" w:hAnsi="Verdana"/>
        </w:rPr>
        <w:t xml:space="preserve">The Y-axis represents amplitude which is the amount of air compression (above zero) and expansion or rarefaction (below 0). Zero is the rest position or pressure equilibrium (silence). </w:t>
      </w:r>
    </w:p>
    <w:p w14:paraId="317A7D55" w14:textId="6DAB63B0" w:rsidR="00717578" w:rsidRDefault="00717578" w:rsidP="00C62473">
      <w:pPr>
        <w:jc w:val="both"/>
        <w:rPr>
          <w:rFonts w:ascii="Verdana" w:hAnsi="Verdana"/>
        </w:rPr>
      </w:pPr>
      <w:r>
        <w:rPr>
          <w:rFonts w:ascii="Verdana" w:hAnsi="Verdana"/>
        </w:rPr>
        <w:t xml:space="preserve">While Amplitude is mathematical, loudness is perception of sound. Frequency is the rate at which the air pressure fluctuates or repeats itself and the cognitive </w:t>
      </w:r>
      <w:r w:rsidR="00333B93">
        <w:rPr>
          <w:rFonts w:ascii="Verdana" w:hAnsi="Verdana"/>
        </w:rPr>
        <w:t>concept is pitch.</w:t>
      </w:r>
    </w:p>
    <w:p w14:paraId="4649DE1B" w14:textId="4C422C9E" w:rsidR="007A4927" w:rsidRDefault="00277656" w:rsidP="00C62473">
      <w:pPr>
        <w:jc w:val="both"/>
        <w:rPr>
          <w:rFonts w:ascii="Verdana" w:hAnsi="Verdana"/>
        </w:rPr>
      </w:pPr>
      <w:r>
        <w:rPr>
          <w:rFonts w:ascii="Verdana" w:hAnsi="Verdana"/>
        </w:rPr>
        <w:t>There is a clear and simple explanation of the difference between Pitch and loudness in byjus.com</w:t>
      </w:r>
      <w:r w:rsidR="007A4927">
        <w:rPr>
          <w:rFonts w:ascii="Verdana" w:hAnsi="Verdana"/>
        </w:rPr>
        <w:t>.</w:t>
      </w:r>
    </w:p>
    <w:p w14:paraId="18AD0315" w14:textId="21B683F4" w:rsidR="00333B93" w:rsidRDefault="00333B93" w:rsidP="00A617A8">
      <w:pPr>
        <w:jc w:val="center"/>
        <w:rPr>
          <w:rFonts w:ascii="Verdana" w:hAnsi="Verdana"/>
        </w:rPr>
      </w:pPr>
      <w:r>
        <w:rPr>
          <w:noProof/>
        </w:rPr>
        <w:drawing>
          <wp:inline distT="0" distB="0" distL="0" distR="0" wp14:anchorId="50D2898E" wp14:editId="2A4D822F">
            <wp:extent cx="5286346" cy="19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0659" cy="1931174"/>
                    </a:xfrm>
                    <a:prstGeom prst="rect">
                      <a:avLst/>
                    </a:prstGeom>
                  </pic:spPr>
                </pic:pic>
              </a:graphicData>
            </a:graphic>
          </wp:inline>
        </w:drawing>
      </w:r>
    </w:p>
    <w:p w14:paraId="38BC8AFB" w14:textId="33E9B546" w:rsidR="00333B93" w:rsidRDefault="008D63D9" w:rsidP="00333B93">
      <w:pPr>
        <w:jc w:val="center"/>
        <w:rPr>
          <w:rFonts w:ascii="Verdana" w:hAnsi="Verdana"/>
        </w:rPr>
      </w:pPr>
      <w:sdt>
        <w:sdtPr>
          <w:rPr>
            <w:rFonts w:ascii="Verdana" w:hAnsi="Verdana"/>
          </w:rPr>
          <w:id w:val="1926843852"/>
          <w:citation/>
        </w:sdtPr>
        <w:sdtContent>
          <w:r w:rsidR="00333B93" w:rsidRPr="007A7287">
            <w:rPr>
              <w:rFonts w:ascii="Verdana" w:hAnsi="Verdana"/>
            </w:rPr>
            <w:fldChar w:fldCharType="begin"/>
          </w:r>
          <w:r w:rsidR="00333B93" w:rsidRPr="007A7287">
            <w:rPr>
              <w:rFonts w:ascii="Verdana" w:hAnsi="Verdana"/>
            </w:rPr>
            <w:instrText xml:space="preserve"> CITATION BYJ18 \l 2057 </w:instrText>
          </w:r>
          <w:r w:rsidR="00333B93" w:rsidRPr="007A7287">
            <w:rPr>
              <w:rFonts w:ascii="Verdana" w:hAnsi="Verdana"/>
            </w:rPr>
            <w:fldChar w:fldCharType="separate"/>
          </w:r>
          <w:r w:rsidR="00333B93" w:rsidRPr="007A7287">
            <w:rPr>
              <w:rFonts w:ascii="Verdana" w:hAnsi="Verdana"/>
              <w:noProof/>
            </w:rPr>
            <w:t>(</w:t>
          </w:r>
          <w:r w:rsidR="00333B93" w:rsidRPr="007A7287">
            <w:rPr>
              <w:rFonts w:ascii="Verdana" w:hAnsi="Verdana"/>
              <w:noProof/>
              <w:shd w:val="clear" w:color="auto" w:fill="F2F2F2" w:themeFill="background1" w:themeFillShade="F2"/>
            </w:rPr>
            <w:t>BYJUS, 2018</w:t>
          </w:r>
          <w:r w:rsidR="00333B93" w:rsidRPr="007A7287">
            <w:rPr>
              <w:rFonts w:ascii="Verdana" w:hAnsi="Verdana"/>
              <w:noProof/>
            </w:rPr>
            <w:t>)</w:t>
          </w:r>
          <w:r w:rsidR="00333B93" w:rsidRPr="007A7287">
            <w:rPr>
              <w:rFonts w:ascii="Verdana" w:hAnsi="Verdana"/>
            </w:rPr>
            <w:fldChar w:fldCharType="end"/>
          </w:r>
        </w:sdtContent>
      </w:sdt>
    </w:p>
    <w:p w14:paraId="4026FEAA" w14:textId="10E366DE" w:rsidR="00A617A8" w:rsidRDefault="008B44BC" w:rsidP="00C62473">
      <w:pPr>
        <w:jc w:val="both"/>
        <w:rPr>
          <w:rFonts w:ascii="Verdana" w:hAnsi="Verdana"/>
        </w:rPr>
      </w:pPr>
      <w:r>
        <w:rPr>
          <w:rFonts w:ascii="Verdana" w:hAnsi="Verdana"/>
        </w:rPr>
        <w:t xml:space="preserve">If you pluck a string in the guitar, and pluck it again harder, your pitch will the </w:t>
      </w:r>
      <w:r w:rsidR="00A10F82">
        <w:rPr>
          <w:rFonts w:ascii="Verdana" w:hAnsi="Verdana"/>
        </w:rPr>
        <w:t>same,</w:t>
      </w:r>
      <w:r>
        <w:rPr>
          <w:rFonts w:ascii="Verdana" w:hAnsi="Verdana"/>
        </w:rPr>
        <w:t xml:space="preserve"> but your loudness will increase. This provides the relationship between pitch and loudness which are generally independent of each other.</w:t>
      </w:r>
    </w:p>
    <w:p w14:paraId="6ABDEFAC" w14:textId="71DE04BF" w:rsidR="008B44BC" w:rsidRDefault="008B44BC" w:rsidP="00C62473">
      <w:pPr>
        <w:jc w:val="both"/>
        <w:rPr>
          <w:rFonts w:ascii="Verdana" w:hAnsi="Verdana"/>
        </w:rPr>
      </w:pPr>
      <w:r>
        <w:rPr>
          <w:rFonts w:ascii="Verdana" w:hAnsi="Verdana"/>
        </w:rPr>
        <w:t xml:space="preserve">The following diagrams </w:t>
      </w:r>
      <w:sdt>
        <w:sdtPr>
          <w:rPr>
            <w:rFonts w:ascii="Verdana" w:hAnsi="Verdana"/>
          </w:rPr>
          <w:id w:val="-12613260"/>
          <w:citation/>
        </w:sdtPr>
        <w:sdtContent>
          <w:r w:rsidRPr="004D1691">
            <w:rPr>
              <w:rFonts w:ascii="Verdana" w:hAnsi="Verdana"/>
            </w:rPr>
            <w:fldChar w:fldCharType="begin"/>
          </w:r>
          <w:r w:rsidRPr="004D1691">
            <w:rPr>
              <w:rFonts w:ascii="Verdana" w:hAnsi="Verdana"/>
            </w:rPr>
            <w:instrText xml:space="preserve"> CITATION Bur18 \l 2057 </w:instrText>
          </w:r>
          <w:r w:rsidRPr="004D1691">
            <w:rPr>
              <w:rFonts w:ascii="Verdana" w:hAnsi="Verdana"/>
            </w:rPr>
            <w:fldChar w:fldCharType="separate"/>
          </w:r>
          <w:r w:rsidRPr="004D1691">
            <w:rPr>
              <w:rFonts w:ascii="Verdana" w:hAnsi="Verdana"/>
              <w:noProof/>
              <w:shd w:val="clear" w:color="auto" w:fill="F2F2F2" w:themeFill="background1" w:themeFillShade="F2"/>
            </w:rPr>
            <w:t>(Burk, Polansky, Repetto, Roberts, &amp; Rockmore, 2018</w:t>
          </w:r>
          <w:r w:rsidRPr="004D1691">
            <w:rPr>
              <w:rFonts w:ascii="Verdana" w:hAnsi="Verdana"/>
              <w:noProof/>
            </w:rPr>
            <w:t>)</w:t>
          </w:r>
          <w:r w:rsidRPr="004D1691">
            <w:rPr>
              <w:rFonts w:ascii="Verdana" w:hAnsi="Verdana"/>
            </w:rPr>
            <w:fldChar w:fldCharType="end"/>
          </w:r>
        </w:sdtContent>
      </w:sdt>
      <w:r>
        <w:rPr>
          <w:rFonts w:ascii="Verdana" w:hAnsi="Verdana"/>
        </w:rPr>
        <w:t xml:space="preserve"> shows the difference in wave form:</w:t>
      </w:r>
    </w:p>
    <w:p w14:paraId="6D6906EC" w14:textId="68079837" w:rsidR="008B44BC" w:rsidRDefault="008B44BC" w:rsidP="00C62473">
      <w:pPr>
        <w:jc w:val="both"/>
        <w:rPr>
          <w:rFonts w:ascii="Verdana" w:hAnsi="Verdana"/>
        </w:rPr>
      </w:pPr>
      <w:r>
        <w:rPr>
          <w:noProof/>
        </w:rPr>
        <w:lastRenderedPageBreak/>
        <w:drawing>
          <wp:inline distT="0" distB="0" distL="0" distR="0" wp14:anchorId="4905C7DE" wp14:editId="7A880E20">
            <wp:extent cx="5389470" cy="27432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8280" cy="2747684"/>
                    </a:xfrm>
                    <a:prstGeom prst="rect">
                      <a:avLst/>
                    </a:prstGeom>
                  </pic:spPr>
                </pic:pic>
              </a:graphicData>
            </a:graphic>
          </wp:inline>
        </w:drawing>
      </w:r>
    </w:p>
    <w:p w14:paraId="0667634E" w14:textId="16B7063F" w:rsidR="008B44BC" w:rsidRDefault="0094388F" w:rsidP="00C62473">
      <w:pPr>
        <w:jc w:val="both"/>
        <w:rPr>
          <w:rFonts w:ascii="Verdana" w:hAnsi="Verdana"/>
        </w:rPr>
      </w:pPr>
      <w:r>
        <w:rPr>
          <w:rFonts w:ascii="Verdana" w:hAnsi="Verdana"/>
          <w:noProof/>
        </w:rPr>
        <mc:AlternateContent>
          <mc:Choice Requires="wps">
            <w:drawing>
              <wp:anchor distT="0" distB="0" distL="114300" distR="114300" simplePos="0" relativeHeight="251654144" behindDoc="0" locked="0" layoutInCell="1" allowOverlap="1" wp14:anchorId="129B1039" wp14:editId="5092E5A6">
                <wp:simplePos x="0" y="0"/>
                <wp:positionH relativeFrom="column">
                  <wp:posOffset>-9525</wp:posOffset>
                </wp:positionH>
                <wp:positionV relativeFrom="paragraph">
                  <wp:posOffset>452120</wp:posOffset>
                </wp:positionV>
                <wp:extent cx="6086475" cy="2857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6086475" cy="2857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6B34A78" w14:textId="77777777" w:rsidR="008D63D9" w:rsidRPr="00460128" w:rsidRDefault="008D63D9" w:rsidP="00345024">
                            <w:pPr>
                              <w:jc w:val="center"/>
                              <w:rPr>
                                <w:rFonts w:ascii="Verdana" w:hAnsi="Verdana"/>
                              </w:rPr>
                            </w:pPr>
                            <w:r>
                              <w:rPr>
                                <w:rFonts w:ascii="Verdana" w:hAnsi="Verdana"/>
                              </w:rPr>
                              <w:t>Decibels = 20 * log(amplitude)</w:t>
                            </w:r>
                          </w:p>
                          <w:p w14:paraId="328BFF22" w14:textId="77777777" w:rsidR="008D63D9" w:rsidRDefault="008D63D9" w:rsidP="00345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B1039" id="Rectangle 10" o:spid="_x0000_s1027" style="position:absolute;left:0;text-align:left;margin-left:-.75pt;margin-top:35.6pt;width:479.25pt;height:2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" fillcolor="white [3201]" strokecolor="#5b9bd5 [3208]" strokeweight="1pt">
                <v:textbox>
                  <w:txbxContent>
                    <w:p w14:paraId="66B34A78" w14:textId="77777777" w:rsidR="008D63D9" w:rsidRPr="00460128" w:rsidRDefault="008D63D9" w:rsidP="00345024">
                      <w:pPr>
                        <w:jc w:val="center"/>
                        <w:rPr>
                          <w:rFonts w:ascii="Verdana" w:hAnsi="Verdana"/>
                        </w:rPr>
                      </w:pPr>
                      <w:r>
                        <w:rPr>
                          <w:rFonts w:ascii="Verdana" w:hAnsi="Verdana"/>
                        </w:rPr>
                        <w:t>Decibels = 20 * log(amplitude)</w:t>
                      </w:r>
                    </w:p>
                    <w:p w14:paraId="328BFF22" w14:textId="77777777" w:rsidR="008D63D9" w:rsidRDefault="008D63D9" w:rsidP="00345024">
                      <w:pPr>
                        <w:jc w:val="center"/>
                      </w:pPr>
                    </w:p>
                  </w:txbxContent>
                </v:textbox>
              </v:rect>
            </w:pict>
          </mc:Fallback>
        </mc:AlternateContent>
      </w:r>
      <w:r w:rsidR="000E1F0F">
        <w:rPr>
          <w:rFonts w:ascii="Verdana" w:hAnsi="Verdana"/>
        </w:rPr>
        <w:t>Even though</w:t>
      </w:r>
      <w:r>
        <w:rPr>
          <w:rFonts w:ascii="Verdana" w:hAnsi="Verdana"/>
        </w:rPr>
        <w:t xml:space="preserve"> Amplitude is mathematical form of loudness, engineers use decibels to represent amplitude as human perceive loudness in decibels.</w:t>
      </w:r>
    </w:p>
    <w:p w14:paraId="3AEF0327" w14:textId="71D4B59F" w:rsidR="0094388F" w:rsidRDefault="0094388F" w:rsidP="00C62473">
      <w:pPr>
        <w:jc w:val="both"/>
        <w:rPr>
          <w:rFonts w:ascii="Verdana" w:hAnsi="Verdana"/>
        </w:rPr>
      </w:pPr>
    </w:p>
    <w:p w14:paraId="0848866F" w14:textId="77777777" w:rsidR="00670E7A" w:rsidRDefault="00670E7A" w:rsidP="00C62473">
      <w:pPr>
        <w:jc w:val="both"/>
        <w:rPr>
          <w:rFonts w:ascii="Verdana" w:hAnsi="Verdana"/>
        </w:rPr>
      </w:pPr>
    </w:p>
    <w:p w14:paraId="1E4BBF06" w14:textId="19EB7B4C" w:rsidR="005E4618" w:rsidRDefault="005E4618" w:rsidP="00C62473">
      <w:pPr>
        <w:jc w:val="both"/>
        <w:rPr>
          <w:rFonts w:ascii="Verdana" w:hAnsi="Verdana"/>
        </w:rPr>
      </w:pPr>
      <w:r w:rsidRPr="00C67219">
        <w:rPr>
          <w:noProof/>
          <w:sz w:val="20"/>
        </w:rPr>
        <w:drawing>
          <wp:inline distT="0" distB="0" distL="0" distR="0" wp14:anchorId="79E5CAE1" wp14:editId="5E0E45B1">
            <wp:extent cx="5876925" cy="176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prstClr val="black"/>
                        <a:srgbClr val="D9C3A5">
                          <a:tint val="50000"/>
                          <a:satMod val="180000"/>
                        </a:srgbClr>
                      </a:duotone>
                    </a:blip>
                    <a:stretch>
                      <a:fillRect/>
                    </a:stretch>
                  </pic:blipFill>
                  <pic:spPr>
                    <a:xfrm>
                      <a:off x="0" y="0"/>
                      <a:ext cx="5907734" cy="1770684"/>
                    </a:xfrm>
                    <a:prstGeom prst="rect">
                      <a:avLst/>
                    </a:prstGeom>
                  </pic:spPr>
                </pic:pic>
              </a:graphicData>
            </a:graphic>
          </wp:inline>
        </w:drawing>
      </w:r>
    </w:p>
    <w:p w14:paraId="1DFD6A08" w14:textId="350ED179" w:rsidR="0094388F" w:rsidRDefault="0094388F" w:rsidP="00345024">
      <w:pPr>
        <w:jc w:val="center"/>
        <w:rPr>
          <w:rFonts w:ascii="Verdana" w:hAnsi="Verdana"/>
        </w:rPr>
      </w:pPr>
    </w:p>
    <w:p w14:paraId="1486DDEF" w14:textId="1268347A" w:rsidR="00345024" w:rsidRDefault="00722EA4" w:rsidP="00722EA4">
      <w:pPr>
        <w:pStyle w:val="Heading5"/>
      </w:pPr>
      <w:bookmarkStart w:id="38" w:name="_Toc514018946"/>
      <w:r>
        <w:t>Sine Waves</w:t>
      </w:r>
      <w:bookmarkEnd w:id="38"/>
    </w:p>
    <w:p w14:paraId="06B660DE" w14:textId="5F77E29B" w:rsidR="005708AF" w:rsidRDefault="00BC3644" w:rsidP="008D15B4">
      <w:pPr>
        <w:jc w:val="both"/>
        <w:rPr>
          <w:rFonts w:ascii="Verdana" w:hAnsi="Verdana"/>
        </w:rPr>
      </w:pPr>
      <w:r w:rsidRPr="005708AF">
        <w:rPr>
          <w:rFonts w:ascii="Verdana" w:hAnsi="Verdana"/>
        </w:rPr>
        <w:t xml:space="preserve">A Sine wave is </w:t>
      </w:r>
      <w:r w:rsidR="005708AF" w:rsidRPr="005708AF">
        <w:rPr>
          <w:rFonts w:ascii="Verdana" w:hAnsi="Verdana"/>
        </w:rPr>
        <w:t xml:space="preserve">the simplest of waves and a </w:t>
      </w:r>
      <w:r w:rsidRPr="005708AF">
        <w:rPr>
          <w:rFonts w:ascii="Verdana" w:hAnsi="Verdana"/>
        </w:rPr>
        <w:t xml:space="preserve">very good </w:t>
      </w:r>
      <w:r w:rsidR="005708AF" w:rsidRPr="005708AF">
        <w:rPr>
          <w:rFonts w:ascii="Verdana" w:hAnsi="Verdana"/>
        </w:rPr>
        <w:t>candidate</w:t>
      </w:r>
      <w:r w:rsidRPr="005708AF">
        <w:rPr>
          <w:rFonts w:ascii="Verdana" w:hAnsi="Verdana"/>
        </w:rPr>
        <w:t xml:space="preserve"> of repeating </w:t>
      </w:r>
      <w:r w:rsidR="005708AF" w:rsidRPr="005708AF">
        <w:rPr>
          <w:rFonts w:ascii="Verdana" w:hAnsi="Verdana"/>
        </w:rPr>
        <w:t>patterns of amplitudes, and the reason why it is called as simple harmonic motions. With an amplitude scale of 1 to -1, the sign wave goes from 0 to 1 to 0 to -1 and if this complete cycle of sine wave curve takes a second the frequency is one cycle per second or 1Hz (Hertz)</w:t>
      </w:r>
      <w:r w:rsidR="005708AF">
        <w:rPr>
          <w:rFonts w:ascii="Verdana" w:hAnsi="Verdana"/>
        </w:rPr>
        <w:t>.</w:t>
      </w:r>
      <w:sdt>
        <w:sdtPr>
          <w:rPr>
            <w:rFonts w:ascii="Verdana" w:hAnsi="Verdana"/>
          </w:rPr>
          <w:id w:val="1575935033"/>
          <w:citation/>
        </w:sdtPr>
        <w:sdtContent>
          <w:r w:rsidR="00670E7A" w:rsidRPr="00C67219">
            <w:rPr>
              <w:rFonts w:ascii="Verdana" w:hAnsi="Verdana"/>
            </w:rPr>
            <w:fldChar w:fldCharType="begin"/>
          </w:r>
          <w:r w:rsidR="00670E7A" w:rsidRPr="00C67219">
            <w:rPr>
              <w:rFonts w:ascii="Verdana" w:hAnsi="Verdana"/>
            </w:rPr>
            <w:instrText xml:space="preserve"> CITATION Bur18 \l 2057 </w:instrText>
          </w:r>
          <w:r w:rsidR="00670E7A" w:rsidRPr="00C67219">
            <w:rPr>
              <w:rFonts w:ascii="Verdana" w:hAnsi="Verdana"/>
            </w:rPr>
            <w:fldChar w:fldCharType="separate"/>
          </w:r>
          <w:r w:rsidR="00670E7A" w:rsidRPr="00C67219">
            <w:rPr>
              <w:rFonts w:ascii="Verdana" w:hAnsi="Verdana"/>
              <w:noProof/>
              <w:shd w:val="clear" w:color="auto" w:fill="F2F2F2" w:themeFill="background1" w:themeFillShade="F2"/>
            </w:rPr>
            <w:t xml:space="preserve"> (Burk, Polansky, Repetto, Roberts, &amp; Rockmore, 2018</w:t>
          </w:r>
          <w:r w:rsidR="00670E7A" w:rsidRPr="00C67219">
            <w:rPr>
              <w:rFonts w:ascii="Verdana" w:hAnsi="Verdana"/>
              <w:noProof/>
            </w:rPr>
            <w:t>)</w:t>
          </w:r>
          <w:r w:rsidR="00670E7A" w:rsidRPr="00C67219">
            <w:rPr>
              <w:rFonts w:ascii="Verdana" w:hAnsi="Verdana"/>
            </w:rPr>
            <w:fldChar w:fldCharType="end"/>
          </w:r>
        </w:sdtContent>
      </w:sdt>
    </w:p>
    <w:p w14:paraId="10976481" w14:textId="1311BAE9" w:rsidR="008D15B4" w:rsidRDefault="008D15B4" w:rsidP="00722EA4">
      <w:pPr>
        <w:rPr>
          <w:rFonts w:ascii="Verdana" w:hAnsi="Verdana"/>
        </w:rPr>
      </w:pPr>
      <w:r>
        <w:rPr>
          <w:rFonts w:ascii="Verdana" w:hAnsi="Verdana"/>
        </w:rPr>
        <w:t>The frequency range of sound of human hearing falls between 0 and 20kHz</w:t>
      </w:r>
      <w:r w:rsidR="00670E7A">
        <w:rPr>
          <w:rFonts w:ascii="Verdana" w:hAnsi="Verdana"/>
        </w:rPr>
        <w:t xml:space="preserve"> </w:t>
      </w:r>
      <w:r>
        <w:rPr>
          <w:rFonts w:ascii="Verdana" w:hAnsi="Verdana"/>
        </w:rPr>
        <w:t>(kilo hertz or 20000 Hz). 0 – 20 Hz referred to as infrasonic range sound rather like beats as very low frequencies do not sound as a pitch.</w:t>
      </w:r>
    </w:p>
    <w:p w14:paraId="21D41E46" w14:textId="3171600C" w:rsidR="005708AF" w:rsidRDefault="000930B2" w:rsidP="00722EA4">
      <w:pPr>
        <w:rPr>
          <w:rFonts w:ascii="Verdana" w:hAnsi="Verdana"/>
        </w:rPr>
      </w:pPr>
      <w:r>
        <w:rPr>
          <w:noProof/>
        </w:rPr>
        <w:lastRenderedPageBreak/>
        <w:drawing>
          <wp:inline distT="0" distB="0" distL="0" distR="0" wp14:anchorId="657E7A0F" wp14:editId="231A387F">
            <wp:extent cx="5638800" cy="196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032" cy="1970213"/>
                    </a:xfrm>
                    <a:prstGeom prst="rect">
                      <a:avLst/>
                    </a:prstGeom>
                  </pic:spPr>
                </pic:pic>
              </a:graphicData>
            </a:graphic>
          </wp:inline>
        </w:drawing>
      </w:r>
    </w:p>
    <w:p w14:paraId="143BF1C0" w14:textId="55E1A39C" w:rsidR="000930B2" w:rsidRDefault="000930B2" w:rsidP="00722EA4">
      <w:pPr>
        <w:rPr>
          <w:rFonts w:ascii="Verdana" w:hAnsi="Verdana"/>
        </w:rPr>
      </w:pPr>
      <w:r>
        <w:rPr>
          <w:rFonts w:ascii="Verdana" w:hAnsi="Verdana"/>
        </w:rPr>
        <w:t xml:space="preserve">In music, </w:t>
      </w:r>
      <w:r w:rsidR="00E53D9E">
        <w:rPr>
          <w:rFonts w:ascii="Verdana" w:hAnsi="Verdana"/>
        </w:rPr>
        <w:t xml:space="preserve">frequency is referred to </w:t>
      </w:r>
      <w:r w:rsidR="007527D2">
        <w:rPr>
          <w:rFonts w:ascii="Verdana" w:hAnsi="Verdana"/>
        </w:rPr>
        <w:t xml:space="preserve">how often sonic event happens over time. A 20 Hz tone is </w:t>
      </w:r>
      <w:r w:rsidR="00A91986">
        <w:rPr>
          <w:rFonts w:ascii="Verdana" w:hAnsi="Verdana"/>
        </w:rPr>
        <w:t xml:space="preserve">a cycle repeating 20 times a second, which would mean a </w:t>
      </w:r>
      <w:r w:rsidR="00275FDB">
        <w:rPr>
          <w:rFonts w:ascii="Verdana" w:hAnsi="Verdana"/>
        </w:rPr>
        <w:t>cycle,</w:t>
      </w:r>
      <w:r w:rsidR="00A91986">
        <w:rPr>
          <w:rFonts w:ascii="Verdana" w:hAnsi="Verdana"/>
        </w:rPr>
        <w:t xml:space="preserve"> or a complete sine wave goes by in 1/20 of a second which is 0.05 second.</w:t>
      </w:r>
    </w:p>
    <w:p w14:paraId="4D77F1BE" w14:textId="0D81D201" w:rsidR="002146E6" w:rsidRDefault="002146E6" w:rsidP="00722EA4">
      <w:pPr>
        <w:rPr>
          <w:rFonts w:ascii="Verdana" w:hAnsi="Verdana"/>
        </w:rPr>
      </w:pPr>
    </w:p>
    <w:p w14:paraId="48622AE2" w14:textId="77777777" w:rsidR="002146E6" w:rsidRDefault="002146E6" w:rsidP="00722EA4">
      <w:pPr>
        <w:rPr>
          <w:rFonts w:ascii="Verdana" w:hAnsi="Verdana"/>
        </w:rPr>
      </w:pPr>
    </w:p>
    <w:p w14:paraId="2125AF94" w14:textId="0EE72319" w:rsidR="00782ABC" w:rsidRDefault="001E53A6" w:rsidP="00457349">
      <w:pPr>
        <w:pStyle w:val="Heading2"/>
        <w:rPr>
          <w:noProof/>
        </w:rPr>
      </w:pPr>
      <w:bookmarkStart w:id="39" w:name="_Toc514018947"/>
      <w:r>
        <w:rPr>
          <w:noProof/>
        </w:rPr>
        <w:t>Artificial Intelligence and Machine Learning</w:t>
      </w:r>
      <w:bookmarkEnd w:id="39"/>
      <w:r>
        <w:rPr>
          <w:noProof/>
        </w:rPr>
        <w:t xml:space="preserve"> </w:t>
      </w:r>
    </w:p>
    <w:p w14:paraId="4F28969C" w14:textId="2DA76469" w:rsidR="001E53A6" w:rsidRPr="002C72FE" w:rsidRDefault="001E53A6" w:rsidP="001E53A6">
      <w:pPr>
        <w:jc w:val="both"/>
        <w:rPr>
          <w:rFonts w:ascii="Verdana" w:hAnsi="Verdana"/>
        </w:rPr>
      </w:pPr>
      <w:r w:rsidRPr="002C72FE">
        <w:rPr>
          <w:rFonts w:ascii="Verdana" w:hAnsi="Verdana"/>
        </w:rPr>
        <w:t xml:space="preserve">Artificial Intelligence and Machine Learning </w:t>
      </w:r>
      <w:r w:rsidR="0051760C" w:rsidRPr="002C72FE">
        <w:rPr>
          <w:rFonts w:ascii="Verdana" w:hAnsi="Verdana"/>
        </w:rPr>
        <w:t>dates to</w:t>
      </w:r>
      <w:r w:rsidRPr="002C72FE">
        <w:rPr>
          <w:rFonts w:ascii="Verdana" w:hAnsi="Verdana"/>
        </w:rPr>
        <w:t xml:space="preserve"> 1950 when A.M Turing first questioned if “Computers can think?”. The seed for Artificial Intelligence and machine Learning was sown.</w:t>
      </w:r>
    </w:p>
    <w:p w14:paraId="6326BA9B" w14:textId="4FDB2C5B" w:rsidR="001E53A6" w:rsidRDefault="001E53A6" w:rsidP="001E53A6">
      <w:pPr>
        <w:jc w:val="both"/>
        <w:rPr>
          <w:rFonts w:ascii="Verdana" w:hAnsi="Verdana"/>
        </w:rPr>
      </w:pPr>
      <w:r w:rsidRPr="002C72FE">
        <w:rPr>
          <w:rFonts w:ascii="Verdana" w:hAnsi="Verdana"/>
        </w:rPr>
        <w:t xml:space="preserve">A.M Turing in </w:t>
      </w:r>
      <w:r>
        <w:rPr>
          <w:rFonts w:ascii="Verdana" w:hAnsi="Verdana"/>
        </w:rPr>
        <w:t>his</w:t>
      </w:r>
      <w:r w:rsidRPr="002C72FE">
        <w:rPr>
          <w:rFonts w:ascii="Verdana" w:hAnsi="Verdana"/>
        </w:rPr>
        <w:t xml:space="preserve"> </w:t>
      </w:r>
      <w:r>
        <w:rPr>
          <w:rFonts w:ascii="Verdana" w:hAnsi="Verdana"/>
        </w:rPr>
        <w:t>publishing,</w:t>
      </w:r>
      <w:r w:rsidRPr="002C72FE">
        <w:rPr>
          <w:rFonts w:ascii="Verdana" w:hAnsi="Verdana"/>
        </w:rPr>
        <w:t xml:space="preserve"> A. M. Turing (1950) </w:t>
      </w:r>
      <w:r w:rsidR="003A39DF">
        <w:rPr>
          <w:rFonts w:ascii="Verdana" w:hAnsi="Verdana"/>
        </w:rPr>
        <w:t>“</w:t>
      </w:r>
      <w:r w:rsidRPr="002C72FE">
        <w:rPr>
          <w:rFonts w:ascii="Verdana" w:hAnsi="Verdana"/>
        </w:rPr>
        <w:t xml:space="preserve">Computing Machinery and Intelligence. </w:t>
      </w:r>
      <w:proofErr w:type="spellStart"/>
      <w:r w:rsidRPr="002C72FE">
        <w:rPr>
          <w:rFonts w:ascii="Verdana" w:hAnsi="Verdana"/>
        </w:rPr>
        <w:t>Mind</w:t>
      </w:r>
      <w:proofErr w:type="spellEnd"/>
      <w:r w:rsidRPr="002C72FE">
        <w:rPr>
          <w:rFonts w:ascii="Verdana" w:hAnsi="Verdana"/>
        </w:rPr>
        <w:t xml:space="preserve"> 49: 433-460.</w:t>
      </w:r>
      <w:r w:rsidR="003A39DF">
        <w:rPr>
          <w:rFonts w:ascii="Verdana" w:hAnsi="Verdana"/>
        </w:rPr>
        <w:t>”</w:t>
      </w:r>
      <w:r w:rsidRPr="002C72FE">
        <w:rPr>
          <w:rFonts w:ascii="Verdana" w:hAnsi="Verdana"/>
        </w:rPr>
        <w:t xml:space="preserve"> </w:t>
      </w:r>
      <w:sdt>
        <w:sdtPr>
          <w:rPr>
            <w:rFonts w:ascii="Verdana" w:hAnsi="Verdana"/>
          </w:rPr>
          <w:id w:val="1564216517"/>
          <w:citation/>
        </w:sdtPr>
        <w:sdtContent>
          <w:r w:rsidRPr="002C72FE">
            <w:rPr>
              <w:rFonts w:ascii="Verdana" w:hAnsi="Verdana"/>
            </w:rPr>
            <w:fldChar w:fldCharType="begin"/>
          </w:r>
          <w:r w:rsidRPr="002C72FE">
            <w:rPr>
              <w:rFonts w:ascii="Verdana" w:hAnsi="Verdana"/>
            </w:rPr>
            <w:instrText xml:space="preserve"> CITATION AMT50 \l 2057 </w:instrText>
          </w:r>
          <w:r w:rsidRPr="002C72FE">
            <w:rPr>
              <w:rFonts w:ascii="Verdana" w:hAnsi="Verdana"/>
            </w:rPr>
            <w:fldChar w:fldCharType="separate"/>
          </w:r>
          <w:r w:rsidRPr="002C72FE">
            <w:rPr>
              <w:rFonts w:ascii="Verdana" w:hAnsi="Verdana"/>
              <w:noProof/>
            </w:rPr>
            <w:t>(</w:t>
          </w:r>
          <w:r w:rsidRPr="00561CB8">
            <w:rPr>
              <w:rFonts w:ascii="Verdana" w:hAnsi="Verdana"/>
              <w:noProof/>
              <w:shd w:val="clear" w:color="auto" w:fill="F2F2F2" w:themeFill="background1" w:themeFillShade="F2"/>
            </w:rPr>
            <w:t>Turing, 1950)</w:t>
          </w:r>
          <w:r w:rsidRPr="002C72FE">
            <w:rPr>
              <w:rFonts w:ascii="Verdana" w:hAnsi="Verdana"/>
            </w:rPr>
            <w:fldChar w:fldCharType="end"/>
          </w:r>
        </w:sdtContent>
      </w:sdt>
      <w:r w:rsidRPr="002C72FE">
        <w:rPr>
          <w:rFonts w:ascii="Verdana" w:hAnsi="Verdana"/>
        </w:rPr>
        <w:t xml:space="preserve">, quoted, “We may hope that machines will eventually compete with men in all purely intellectual fields. But which are the best ones to start with? Even this is a difficult decision. Many people think that a very abstract activity, like the playing of chess, would be best. </w:t>
      </w:r>
      <w:r w:rsidRPr="002C72FE">
        <w:rPr>
          <w:rFonts w:ascii="Verdana" w:hAnsi="Verdana"/>
          <w:b/>
        </w:rPr>
        <w:t>It can also be maintained that it is best to provide the machine with the best sense organs that money can buy, and then teach it to understand and speak English.</w:t>
      </w:r>
      <w:r w:rsidRPr="002C72FE">
        <w:rPr>
          <w:rFonts w:ascii="Verdana" w:hAnsi="Verdana"/>
        </w:rPr>
        <w:t xml:space="preserve"> This process could follow the normal teaching of a child. Things would be pointed out and named, etc. </w:t>
      </w:r>
      <w:r w:rsidR="001C446D" w:rsidRPr="002C72FE">
        <w:rPr>
          <w:rFonts w:ascii="Verdana" w:hAnsi="Verdana"/>
        </w:rPr>
        <w:t>Again,</w:t>
      </w:r>
      <w:r w:rsidRPr="002C72FE">
        <w:rPr>
          <w:rFonts w:ascii="Verdana" w:hAnsi="Verdana"/>
        </w:rPr>
        <w:t xml:space="preserve"> I do not know what the right answer is, but I think both approaches should be tried</w:t>
      </w:r>
      <w:r>
        <w:rPr>
          <w:rFonts w:ascii="Verdana" w:hAnsi="Verdana"/>
        </w:rPr>
        <w:t>.</w:t>
      </w:r>
      <w:r w:rsidRPr="002C72FE">
        <w:rPr>
          <w:rFonts w:ascii="Verdana" w:hAnsi="Verdana"/>
        </w:rPr>
        <w:t xml:space="preserve"> “ </w:t>
      </w:r>
    </w:p>
    <w:p w14:paraId="7AA534FA" w14:textId="6930A2F5" w:rsidR="001E53A6" w:rsidRDefault="001E53A6" w:rsidP="002D352B">
      <w:pPr>
        <w:jc w:val="both"/>
        <w:rPr>
          <w:rFonts w:ascii="Verdana" w:hAnsi="Verdana"/>
        </w:rPr>
      </w:pPr>
      <w:r>
        <w:rPr>
          <w:rFonts w:ascii="Verdana" w:hAnsi="Verdana"/>
        </w:rPr>
        <w:t xml:space="preserve">SHRDLU is a program developed between 1968- 70 to understand the natural language that Turing mentions above, written by Terry Winograd at the MIT Artificial Intelligence Laboratory which takes AI to another interesting level. This was demonstrated using typed commands from human to computer to move simple blocks within the computer screen and the computer responds and asks questions to the human if the command is not clear (as shown below). Winograd used this for his dissertation with the title </w:t>
      </w:r>
      <w:r>
        <w:t>“</w:t>
      </w:r>
      <w:r w:rsidRPr="00777A51">
        <w:rPr>
          <w:rFonts w:ascii="Verdana" w:hAnsi="Verdana"/>
        </w:rPr>
        <w:t>Procedures as a Representation for Data in a Computer Program for Understanding Natural Language</w:t>
      </w:r>
      <w:r>
        <w:rPr>
          <w:rFonts w:ascii="Verdana" w:hAnsi="Verdana"/>
        </w:rPr>
        <w:t xml:space="preserve">”. </w:t>
      </w:r>
      <w:r w:rsidRPr="00777A51">
        <w:rPr>
          <w:rFonts w:ascii="Verdana" w:hAnsi="Verdana"/>
        </w:rPr>
        <w:t>It was published as a full issue of the journal Cognitive Psychology Vol. 3 No 1, 1972, and as a book, Understanding Natural Language (Academic Press, 1972)</w:t>
      </w:r>
      <w:r>
        <w:rPr>
          <w:rFonts w:ascii="Verdana" w:hAnsi="Verdana"/>
        </w:rPr>
        <w:t>.</w:t>
      </w:r>
      <w:sdt>
        <w:sdtPr>
          <w:rPr>
            <w:rFonts w:ascii="Verdana" w:hAnsi="Verdana"/>
          </w:rPr>
          <w:id w:val="1452975332"/>
          <w:citation/>
        </w:sdtPr>
        <w:sdtContent>
          <w:r>
            <w:rPr>
              <w:rFonts w:ascii="Verdana" w:hAnsi="Verdana"/>
            </w:rPr>
            <w:fldChar w:fldCharType="begin"/>
          </w:r>
          <w:r>
            <w:rPr>
              <w:rFonts w:ascii="Verdana" w:hAnsi="Verdana"/>
            </w:rPr>
            <w:instrText xml:space="preserve"> CITATION Ter71 \l 2057 </w:instrText>
          </w:r>
          <w:r>
            <w:rPr>
              <w:rFonts w:ascii="Verdana" w:hAnsi="Verdana"/>
            </w:rPr>
            <w:fldChar w:fldCharType="separate"/>
          </w:r>
          <w:r w:rsidRPr="009534A2">
            <w:rPr>
              <w:rFonts w:ascii="Verdana" w:hAnsi="Verdana"/>
              <w:noProof/>
            </w:rPr>
            <w:t>(</w:t>
          </w:r>
          <w:r w:rsidRPr="00561CB8">
            <w:rPr>
              <w:rFonts w:ascii="Verdana" w:hAnsi="Verdana"/>
              <w:noProof/>
              <w:shd w:val="clear" w:color="auto" w:fill="F2F2F2" w:themeFill="background1" w:themeFillShade="F2"/>
            </w:rPr>
            <w:t>Winograd, 1971</w:t>
          </w:r>
          <w:r w:rsidRPr="009534A2">
            <w:rPr>
              <w:rFonts w:ascii="Verdana" w:hAnsi="Verdana"/>
              <w:noProof/>
            </w:rPr>
            <w:t>)</w:t>
          </w:r>
          <w:r>
            <w:rPr>
              <w:rFonts w:ascii="Verdana" w:hAnsi="Verdana"/>
            </w:rPr>
            <w:fldChar w:fldCharType="end"/>
          </w:r>
        </w:sdtContent>
      </w:sdt>
    </w:p>
    <w:p w14:paraId="2EEE4BAA" w14:textId="77777777" w:rsidR="001E53A6" w:rsidRPr="002C72FE" w:rsidRDefault="001E53A6" w:rsidP="001E53A6">
      <w:pPr>
        <w:rPr>
          <w:rFonts w:ascii="Verdana" w:hAnsi="Verdana"/>
        </w:rPr>
      </w:pPr>
      <w:r>
        <w:rPr>
          <w:noProof/>
        </w:rPr>
        <w:lastRenderedPageBreak/>
        <w:drawing>
          <wp:inline distT="0" distB="0" distL="0" distR="0" wp14:anchorId="7E5B71FB" wp14:editId="161B257A">
            <wp:extent cx="5556833" cy="3693600"/>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9922" cy="3702300"/>
                    </a:xfrm>
                    <a:prstGeom prst="rect">
                      <a:avLst/>
                    </a:prstGeom>
                  </pic:spPr>
                </pic:pic>
              </a:graphicData>
            </a:graphic>
          </wp:inline>
        </w:drawing>
      </w:r>
      <w:r>
        <w:rPr>
          <w:rFonts w:ascii="Verdana" w:hAnsi="Verdana"/>
        </w:rPr>
        <w:t xml:space="preserve"> </w:t>
      </w:r>
    </w:p>
    <w:p w14:paraId="7BFA868D" w14:textId="61E00EA9" w:rsidR="003C6BAA" w:rsidRDefault="001E53A6" w:rsidP="001E53A6">
      <w:pPr>
        <w:jc w:val="both"/>
        <w:rPr>
          <w:rFonts w:ascii="Verdana" w:hAnsi="Verdana"/>
        </w:rPr>
      </w:pPr>
      <w:r>
        <w:rPr>
          <w:rFonts w:ascii="Verdana" w:hAnsi="Verdana"/>
        </w:rPr>
        <w:t xml:space="preserve">As Andrej Karpathy mentions </w:t>
      </w:r>
      <w:r w:rsidR="00505729">
        <w:rPr>
          <w:rFonts w:ascii="Verdana" w:hAnsi="Verdana"/>
        </w:rPr>
        <w:t>quite often</w:t>
      </w:r>
      <w:r>
        <w:rPr>
          <w:rFonts w:ascii="Verdana" w:hAnsi="Verdana"/>
        </w:rPr>
        <w:t xml:space="preserve">, connecting images and natural language played a very important role in the rapid development of Artificial Intelligence. The second important thing, he says, that made AI so powerful is availability of </w:t>
      </w:r>
      <w:r w:rsidR="007357CB">
        <w:rPr>
          <w:rFonts w:ascii="Verdana" w:hAnsi="Verdana"/>
        </w:rPr>
        <w:t>data. The</w:t>
      </w:r>
      <w:r>
        <w:rPr>
          <w:rFonts w:ascii="Verdana" w:hAnsi="Verdana"/>
        </w:rPr>
        <w:t xml:space="preserve"> third important thing that makes AI and machine learning possible is the technological advance that has created sophisticated infrastructure to help render faster and more able calculations.</w:t>
      </w:r>
    </w:p>
    <w:p w14:paraId="292C3F07" w14:textId="23F032CB" w:rsidR="00307F2A" w:rsidRDefault="00307F2A" w:rsidP="00307F2A">
      <w:pPr>
        <w:pStyle w:val="Heading2"/>
      </w:pPr>
      <w:bookmarkStart w:id="40" w:name="_Toc514018948"/>
      <w:r>
        <w:t>Cognitive Musicology</w:t>
      </w:r>
      <w:bookmarkEnd w:id="40"/>
    </w:p>
    <w:p w14:paraId="50D94EFE" w14:textId="77777777" w:rsidR="00004869" w:rsidRPr="00004869" w:rsidRDefault="00004869" w:rsidP="00004869"/>
    <w:p w14:paraId="182F0BE9" w14:textId="6B8678AC" w:rsidR="00421E87" w:rsidRDefault="00421E87" w:rsidP="00722EA4">
      <w:pPr>
        <w:rPr>
          <w:rFonts w:ascii="Verdana" w:hAnsi="Verdana"/>
        </w:rPr>
      </w:pPr>
      <w:r>
        <w:rPr>
          <w:rFonts w:ascii="Verdana" w:hAnsi="Verdana"/>
        </w:rPr>
        <w:t xml:space="preserve">This is a collection of excerpts from the book Understanding Music with </w:t>
      </w:r>
      <w:r w:rsidR="002656D3">
        <w:rPr>
          <w:rFonts w:ascii="Verdana" w:hAnsi="Verdana"/>
        </w:rPr>
        <w:t>AI (</w:t>
      </w:r>
      <w:r>
        <w:rPr>
          <w:rFonts w:ascii="Verdana" w:hAnsi="Verdana"/>
        </w:rPr>
        <w:t xml:space="preserve">1992) </w:t>
      </w:r>
      <w:r w:rsidR="009D4848">
        <w:rPr>
          <w:rFonts w:ascii="Verdana" w:hAnsi="Verdana"/>
        </w:rPr>
        <w:t>M. Balaban has synthesized</w:t>
      </w:r>
    </w:p>
    <w:p w14:paraId="207BDE9D" w14:textId="77777777" w:rsidR="00421E87" w:rsidRPr="00132ADE" w:rsidRDefault="00421E87" w:rsidP="00421E87">
      <w:pPr>
        <w:rPr>
          <w:b/>
          <w:bCs/>
          <w:noProof/>
        </w:rPr>
      </w:pPr>
    </w:p>
    <w:p w14:paraId="4B1802FA" w14:textId="7E685C32" w:rsidR="00421E87" w:rsidRDefault="00421E87" w:rsidP="00421E87">
      <w:pPr>
        <w:pStyle w:val="Heading2"/>
      </w:pPr>
      <w:bookmarkStart w:id="41" w:name="_Toc514018949"/>
      <w:r>
        <w:t>Hacker’s guide to Neural Networks</w:t>
      </w:r>
      <w:bookmarkEnd w:id="41"/>
      <w:r>
        <w:t xml:space="preserve"> </w:t>
      </w:r>
    </w:p>
    <w:p w14:paraId="04A5E520" w14:textId="77777777" w:rsidR="000B41AE" w:rsidRPr="000B41AE" w:rsidRDefault="000B41AE" w:rsidP="000B41AE"/>
    <w:p w14:paraId="202E6B97" w14:textId="77777777" w:rsidR="00424D29" w:rsidRDefault="00421E87" w:rsidP="00421E87">
      <w:pPr>
        <w:rPr>
          <w:rFonts w:ascii="Verdana" w:hAnsi="Verdana"/>
        </w:rPr>
      </w:pPr>
      <w:r w:rsidRPr="002C72FE">
        <w:rPr>
          <w:rFonts w:ascii="Verdana" w:hAnsi="Verdana"/>
        </w:rPr>
        <w:t xml:space="preserve">This article by A. Karpathy is very useful and interesting as he specialises in Javascript library for training Neural Networks. He had developed </w:t>
      </w:r>
      <w:r w:rsidR="003546F7">
        <w:rPr>
          <w:rFonts w:ascii="Verdana" w:hAnsi="Verdana"/>
        </w:rPr>
        <w:t xml:space="preserve">a JavaScript library </w:t>
      </w:r>
      <w:r w:rsidR="00213908">
        <w:rPr>
          <w:rFonts w:ascii="Verdana" w:hAnsi="Verdana"/>
        </w:rPr>
        <w:t xml:space="preserve">for training Neural Networks. As everyone agrees, </w:t>
      </w:r>
      <w:proofErr w:type="spellStart"/>
      <w:r w:rsidR="00213908">
        <w:rPr>
          <w:rFonts w:ascii="Verdana" w:hAnsi="Verdana"/>
        </w:rPr>
        <w:t>Javascript</w:t>
      </w:r>
      <w:proofErr w:type="spellEnd"/>
      <w:r w:rsidR="00213908">
        <w:rPr>
          <w:rFonts w:ascii="Verdana" w:hAnsi="Verdana"/>
        </w:rPr>
        <w:t xml:space="preserve"> is the best medium if you want a web</w:t>
      </w:r>
      <w:r w:rsidR="00D60D84">
        <w:rPr>
          <w:rFonts w:ascii="Verdana" w:hAnsi="Verdana"/>
        </w:rPr>
        <w:t>-</w:t>
      </w:r>
      <w:r w:rsidR="00213908">
        <w:rPr>
          <w:rFonts w:ascii="Verdana" w:hAnsi="Verdana"/>
        </w:rPr>
        <w:t>based applicatio</w:t>
      </w:r>
      <w:r w:rsidR="00424D29">
        <w:rPr>
          <w:rFonts w:ascii="Verdana" w:hAnsi="Verdana"/>
        </w:rPr>
        <w:t>n where browser enables easy visualization.</w:t>
      </w:r>
    </w:p>
    <w:p w14:paraId="27244B44" w14:textId="33C90FE8" w:rsidR="00C40153" w:rsidRDefault="00C40153" w:rsidP="00C40153">
      <w:pPr>
        <w:pStyle w:val="Heading3"/>
      </w:pPr>
      <w:bookmarkStart w:id="42" w:name="_Toc514018950"/>
      <w:r>
        <w:t>Real-values Circuits</w:t>
      </w:r>
      <w:bookmarkEnd w:id="42"/>
    </w:p>
    <w:p w14:paraId="43741132" w14:textId="616118CF" w:rsidR="004656BD" w:rsidRDefault="004656BD" w:rsidP="004656BD">
      <w:pPr>
        <w:rPr>
          <w:rFonts w:ascii="Verdana" w:hAnsi="Verdana"/>
        </w:rPr>
      </w:pPr>
      <w:r w:rsidRPr="004656BD">
        <w:rPr>
          <w:rFonts w:ascii="Verdana" w:hAnsi="Verdana"/>
        </w:rPr>
        <w:t xml:space="preserve">Real-valued circuits are fundamentals to engineering. </w:t>
      </w:r>
      <w:r w:rsidR="00B666B9">
        <w:rPr>
          <w:rFonts w:ascii="Verdana" w:hAnsi="Verdana"/>
        </w:rPr>
        <w:t xml:space="preserve">These are binary gates that work with real values instead of Boolean values {0,1}.  </w:t>
      </w:r>
    </w:p>
    <w:p w14:paraId="6501B947" w14:textId="1CC8C494" w:rsidR="00E813FE" w:rsidRDefault="00E813FE" w:rsidP="004656BD">
      <w:pPr>
        <w:rPr>
          <w:rFonts w:ascii="Verdana" w:hAnsi="Verdana"/>
        </w:rPr>
      </w:pPr>
      <w:r>
        <w:rPr>
          <w:rFonts w:ascii="Verdana" w:hAnsi="Verdana"/>
        </w:rPr>
        <w:lastRenderedPageBreak/>
        <w:t>Let’s take a single simple circuit with one gate, with real values (x=2, y=3).</w:t>
      </w:r>
    </w:p>
    <w:p w14:paraId="0AA87931" w14:textId="51A3829B" w:rsidR="00E813FE" w:rsidRDefault="0073653F" w:rsidP="004656BD">
      <w:pPr>
        <w:rPr>
          <w:rFonts w:ascii="Verdana" w:hAnsi="Verdana"/>
        </w:rPr>
      </w:pPr>
      <w:r>
        <w:rPr>
          <w:rFonts w:ascii="Verdana" w:hAnsi="Verdana"/>
          <w:noProof/>
        </w:rPr>
        <mc:AlternateContent>
          <mc:Choice Requires="wps">
            <w:drawing>
              <wp:anchor distT="0" distB="0" distL="114300" distR="114300" simplePos="0" relativeHeight="251743232" behindDoc="0" locked="0" layoutInCell="1" allowOverlap="1" wp14:anchorId="3FC14BE3" wp14:editId="2332BA71">
                <wp:simplePos x="0" y="0"/>
                <wp:positionH relativeFrom="column">
                  <wp:posOffset>1533525</wp:posOffset>
                </wp:positionH>
                <wp:positionV relativeFrom="paragraph">
                  <wp:posOffset>251460</wp:posOffset>
                </wp:positionV>
                <wp:extent cx="533400" cy="2952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33400" cy="295275"/>
                        </a:xfrm>
                        <a:prstGeom prst="rect">
                          <a:avLst/>
                        </a:prstGeom>
                        <a:noFill/>
                        <a:ln w="6350">
                          <a:noFill/>
                        </a:ln>
                      </wps:spPr>
                      <wps:txbx>
                        <w:txbxContent>
                          <w:p w14:paraId="53A04A76" w14:textId="683DD25A" w:rsidR="008D63D9" w:rsidRPr="0073653F" w:rsidRDefault="008D63D9">
                            <w:pPr>
                              <w:rPr>
                                <w:sz w:val="44"/>
                              </w:rPr>
                            </w:pPr>
                            <w:r w:rsidRPr="0073653F">
                              <w:rPr>
                                <w:sz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C14BE3" id="_x0000_t202" coordsize="21600,21600" o:spt="202" path="m,l,21600r21600,l21600,xe">
                <v:stroke joinstyle="miter"/>
                <v:path gradientshapeok="t" o:connecttype="rect"/>
              </v:shapetype>
              <v:shape id="Text Box 87" o:spid="_x0000_s1028" type="#_x0000_t202" style="position:absolute;margin-left:120.75pt;margin-top:19.8pt;width:42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" filled="f" stroked="f" strokeweight=".5pt">
                <v:textbox>
                  <w:txbxContent>
                    <w:p w14:paraId="53A04A76" w14:textId="683DD25A" w:rsidR="008D63D9" w:rsidRPr="0073653F" w:rsidRDefault="008D63D9">
                      <w:pPr>
                        <w:rPr>
                          <w:sz w:val="44"/>
                        </w:rPr>
                      </w:pPr>
                      <w:r w:rsidRPr="0073653F">
                        <w:rPr>
                          <w:sz w:val="44"/>
                        </w:rPr>
                        <w:t>*</w:t>
                      </w:r>
                    </w:p>
                  </w:txbxContent>
                </v:textbox>
              </v:shape>
            </w:pict>
          </mc:Fallback>
        </mc:AlternateContent>
      </w:r>
      <w:r>
        <w:rPr>
          <w:rFonts w:ascii="Verdana" w:hAnsi="Verdana"/>
          <w:noProof/>
        </w:rPr>
        <mc:AlternateContent>
          <mc:Choice Requires="wps">
            <w:drawing>
              <wp:anchor distT="0" distB="0" distL="114300" distR="114300" simplePos="0" relativeHeight="251736064" behindDoc="0" locked="0" layoutInCell="1" allowOverlap="1" wp14:anchorId="764436BB" wp14:editId="2C02AB33">
                <wp:simplePos x="0" y="0"/>
                <wp:positionH relativeFrom="column">
                  <wp:posOffset>1219200</wp:posOffset>
                </wp:positionH>
                <wp:positionV relativeFrom="paragraph">
                  <wp:posOffset>108585</wp:posOffset>
                </wp:positionV>
                <wp:extent cx="952500" cy="6667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952500"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3BF274" w14:textId="5F820BF2" w:rsidR="008D63D9" w:rsidRPr="0073653F" w:rsidRDefault="008D63D9" w:rsidP="0029389A">
                            <w:pPr>
                              <w:jc w:val="center"/>
                              <w:rPr>
                                <w:color w:val="44546A" w:themeColor="text2"/>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36BB" id="Rectangle 72" o:spid="_x0000_s1029" style="position:absolute;margin-left:96pt;margin-top:8.55pt;width:75pt;height:5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" filled="f" strokecolor="#1f3763 [1604]" strokeweight="1pt">
                <v:textbox>
                  <w:txbxContent>
                    <w:p w14:paraId="293BF274" w14:textId="5F820BF2" w:rsidR="008D63D9" w:rsidRPr="0073653F" w:rsidRDefault="008D63D9" w:rsidP="0029389A">
                      <w:pPr>
                        <w:jc w:val="center"/>
                        <w:rPr>
                          <w:color w:val="44546A" w:themeColor="text2"/>
                          <w:sz w:val="44"/>
                        </w:rPr>
                      </w:pPr>
                    </w:p>
                  </w:txbxContent>
                </v:textbox>
              </v:rect>
            </w:pict>
          </mc:Fallback>
        </mc:AlternateContent>
      </w:r>
      <w:r w:rsidR="0029389A">
        <w:rPr>
          <w:rFonts w:ascii="Verdana" w:hAnsi="Verdana"/>
          <w:noProof/>
        </w:rPr>
        <mc:AlternateContent>
          <mc:Choice Requires="wps">
            <w:drawing>
              <wp:anchor distT="0" distB="0" distL="114300" distR="114300" simplePos="0" relativeHeight="251740160" behindDoc="0" locked="0" layoutInCell="1" allowOverlap="1" wp14:anchorId="65CDDA89" wp14:editId="6EB2BDFE">
                <wp:simplePos x="0" y="0"/>
                <wp:positionH relativeFrom="column">
                  <wp:posOffset>704850</wp:posOffset>
                </wp:positionH>
                <wp:positionV relativeFrom="paragraph">
                  <wp:posOffset>108585</wp:posOffset>
                </wp:positionV>
                <wp:extent cx="361950" cy="3238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1950" cy="323850"/>
                        </a:xfrm>
                        <a:prstGeom prst="rect">
                          <a:avLst/>
                        </a:prstGeom>
                        <a:noFill/>
                        <a:ln w="6350">
                          <a:noFill/>
                        </a:ln>
                      </wps:spPr>
                      <wps:txbx>
                        <w:txbxContent>
                          <w:p w14:paraId="2DD99E40" w14:textId="1B0BF677" w:rsidR="008D63D9" w:rsidRPr="0029389A" w:rsidRDefault="008D63D9">
                            <w:pPr>
                              <w:rPr>
                                <w:sz w:val="28"/>
                              </w:rPr>
                            </w:pPr>
                            <w:r w:rsidRPr="0029389A">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DDA89" id="Text Box 81" o:spid="_x0000_s1030" type="#_x0000_t202" style="position:absolute;margin-left:55.5pt;margin-top:8.55pt;width:28.5pt;height:2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" filled="f" stroked="f" strokeweight=".5pt">
                <v:textbox>
                  <w:txbxContent>
                    <w:p w14:paraId="2DD99E40" w14:textId="1B0BF677" w:rsidR="008D63D9" w:rsidRPr="0029389A" w:rsidRDefault="008D63D9">
                      <w:pPr>
                        <w:rPr>
                          <w:sz w:val="28"/>
                        </w:rPr>
                      </w:pPr>
                      <w:r w:rsidRPr="0029389A">
                        <w:rPr>
                          <w:sz w:val="28"/>
                        </w:rPr>
                        <w:t>x</w:t>
                      </w:r>
                    </w:p>
                  </w:txbxContent>
                </v:textbox>
              </v:shape>
            </w:pict>
          </mc:Fallback>
        </mc:AlternateContent>
      </w:r>
    </w:p>
    <w:p w14:paraId="62887CC9" w14:textId="79EED61E" w:rsidR="0029389A" w:rsidRDefault="00FE02EC" w:rsidP="0029389A">
      <w:pPr>
        <w:tabs>
          <w:tab w:val="left" w:pos="2685"/>
        </w:tabs>
        <w:rPr>
          <w:rFonts w:ascii="Verdana" w:hAnsi="Verdana"/>
        </w:rPr>
      </w:pPr>
      <w:r>
        <w:rPr>
          <w:rFonts w:ascii="Verdana" w:hAnsi="Verdana"/>
          <w:noProof/>
        </w:rPr>
        <mc:AlternateContent>
          <mc:Choice Requires="wps">
            <w:drawing>
              <wp:anchor distT="0" distB="0" distL="114300" distR="114300" simplePos="0" relativeHeight="251745280" behindDoc="0" locked="0" layoutInCell="1" allowOverlap="1" wp14:anchorId="60A8DC26" wp14:editId="4F4E12EF">
                <wp:simplePos x="0" y="0"/>
                <wp:positionH relativeFrom="margin">
                  <wp:posOffset>2171700</wp:posOffset>
                </wp:positionH>
                <wp:positionV relativeFrom="paragraph">
                  <wp:posOffset>176530</wp:posOffset>
                </wp:positionV>
                <wp:extent cx="304800" cy="0"/>
                <wp:effectExtent l="0" t="0" r="0" b="0"/>
                <wp:wrapNone/>
                <wp:docPr id="100" name="Straight Connector 1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1CED3" id="Straight Connector 100"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pt,13.9pt" to="1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" strokecolor="#4472c4 [3204]" strokeweight=".5pt">
                <v:stroke joinstyle="miter"/>
                <w10:wrap anchorx="margin"/>
              </v:line>
            </w:pict>
          </mc:Fallback>
        </mc:AlternateContent>
      </w:r>
      <w:r>
        <w:rPr>
          <w:rFonts w:ascii="Verdana" w:hAnsi="Verdana"/>
          <w:noProof/>
        </w:rPr>
        <mc:AlternateContent>
          <mc:Choice Requires="wps">
            <w:drawing>
              <wp:anchor distT="0" distB="0" distL="114300" distR="114300" simplePos="0" relativeHeight="251747328" behindDoc="0" locked="0" layoutInCell="1" allowOverlap="1" wp14:anchorId="58388F53" wp14:editId="33C8E07C">
                <wp:simplePos x="0" y="0"/>
                <wp:positionH relativeFrom="margin">
                  <wp:posOffset>904875</wp:posOffset>
                </wp:positionH>
                <wp:positionV relativeFrom="paragraph">
                  <wp:posOffset>9525</wp:posOffset>
                </wp:positionV>
                <wp:extent cx="304800"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20EC6" id="Straight Connector 105" o:spid="_x0000_s1026" style="position:absolute;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25pt,.75pt" to="9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" strokecolor="#4472c4 [3204]" strokeweight=".5pt">
                <v:stroke joinstyle="miter"/>
                <w10:wrap anchorx="margin"/>
              </v:line>
            </w:pict>
          </mc:Fallback>
        </mc:AlternateContent>
      </w:r>
      <w:r w:rsidR="0073653F">
        <w:rPr>
          <w:rFonts w:ascii="Verdana" w:hAnsi="Verdana"/>
          <w:noProof/>
        </w:rPr>
        <mc:AlternateContent>
          <mc:Choice Requires="wps">
            <w:drawing>
              <wp:anchor distT="0" distB="0" distL="114300" distR="114300" simplePos="0" relativeHeight="251742208" behindDoc="0" locked="0" layoutInCell="1" allowOverlap="1" wp14:anchorId="18F645D1" wp14:editId="316D24A1">
                <wp:simplePos x="0" y="0"/>
                <wp:positionH relativeFrom="column">
                  <wp:posOffset>704850</wp:posOffset>
                </wp:positionH>
                <wp:positionV relativeFrom="paragraph">
                  <wp:posOffset>121920</wp:posOffset>
                </wp:positionV>
                <wp:extent cx="361950" cy="304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1950" cy="304800"/>
                        </a:xfrm>
                        <a:prstGeom prst="rect">
                          <a:avLst/>
                        </a:prstGeom>
                        <a:noFill/>
                        <a:ln w="6350">
                          <a:noFill/>
                        </a:ln>
                      </wps:spPr>
                      <wps:txbx>
                        <w:txbxContent>
                          <w:p w14:paraId="3A7ECD95" w14:textId="5ABEE631" w:rsidR="008D63D9" w:rsidRPr="0029389A" w:rsidRDefault="008D63D9" w:rsidP="0029389A">
                            <w:pPr>
                              <w:rPr>
                                <w:sz w:val="28"/>
                              </w:rPr>
                            </w:pPr>
                            <w:r>
                              <w:rPr>
                                <w:sz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645D1" id="Text Box 82" o:spid="_x0000_s1031" type="#_x0000_t202" style="position:absolute;margin-left:55.5pt;margin-top:9.6pt;width:28.5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" filled="f" stroked="f" strokeweight=".5pt">
                <v:textbox>
                  <w:txbxContent>
                    <w:p w14:paraId="3A7ECD95" w14:textId="5ABEE631" w:rsidR="008D63D9" w:rsidRPr="0029389A" w:rsidRDefault="008D63D9" w:rsidP="0029389A">
                      <w:pPr>
                        <w:rPr>
                          <w:sz w:val="28"/>
                        </w:rPr>
                      </w:pPr>
                      <w:r>
                        <w:rPr>
                          <w:sz w:val="28"/>
                        </w:rPr>
                        <w:t>y</w:t>
                      </w:r>
                    </w:p>
                  </w:txbxContent>
                </v:textbox>
              </v:shape>
            </w:pict>
          </mc:Fallback>
        </mc:AlternateContent>
      </w:r>
      <w:r w:rsidR="0029389A">
        <w:rPr>
          <w:rFonts w:ascii="Verdana" w:hAnsi="Verdana"/>
        </w:rPr>
        <w:tab/>
      </w:r>
    </w:p>
    <w:p w14:paraId="6CC5B93E" w14:textId="7D608879" w:rsidR="0029389A" w:rsidRDefault="00FE02EC" w:rsidP="0029389A">
      <w:pPr>
        <w:tabs>
          <w:tab w:val="left" w:pos="2685"/>
        </w:tabs>
        <w:rPr>
          <w:rFonts w:ascii="Verdana" w:hAnsi="Verdana"/>
        </w:rPr>
      </w:pPr>
      <w:r>
        <w:rPr>
          <w:rFonts w:ascii="Verdana" w:hAnsi="Verdana"/>
          <w:noProof/>
        </w:rPr>
        <mc:AlternateContent>
          <mc:Choice Requires="wps">
            <w:drawing>
              <wp:anchor distT="0" distB="0" distL="114300" distR="114300" simplePos="0" relativeHeight="251749376" behindDoc="0" locked="0" layoutInCell="1" allowOverlap="1" wp14:anchorId="534776B0" wp14:editId="0C6C9485">
                <wp:simplePos x="0" y="0"/>
                <wp:positionH relativeFrom="margin">
                  <wp:posOffset>914400</wp:posOffset>
                </wp:positionH>
                <wp:positionV relativeFrom="paragraph">
                  <wp:posOffset>5715</wp:posOffset>
                </wp:positionV>
                <wp:extent cx="304800"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53D52" id="Straight Connector 117"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in,.45pt" to="9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" strokecolor="#4472c4 [3204]" strokeweight=".5pt">
                <v:stroke joinstyle="miter"/>
                <w10:wrap anchorx="margin"/>
              </v:line>
            </w:pict>
          </mc:Fallback>
        </mc:AlternateContent>
      </w:r>
    </w:p>
    <w:p w14:paraId="72C58824" w14:textId="75111704" w:rsidR="00E813FE" w:rsidRDefault="00E813FE" w:rsidP="0029389A">
      <w:pPr>
        <w:tabs>
          <w:tab w:val="left" w:pos="2685"/>
        </w:tabs>
        <w:rPr>
          <w:rFonts w:ascii="Verdana" w:hAnsi="Verdana"/>
        </w:rPr>
      </w:pPr>
    </w:p>
    <w:p w14:paraId="15D6D9D2" w14:textId="54EDC55C" w:rsidR="00E813FE" w:rsidRDefault="00F44DB1" w:rsidP="004656BD">
      <w:pPr>
        <w:rPr>
          <w:rFonts w:ascii="Verdana" w:hAnsi="Verdana"/>
        </w:rPr>
      </w:pPr>
      <w:r>
        <w:rPr>
          <w:rFonts w:ascii="Verdana" w:hAnsi="Verdana"/>
        </w:rPr>
        <w:t>The above circuit takes 2 real variables x and y and with multiply gate returns x times y</w:t>
      </w:r>
      <w:r w:rsidR="0001087D">
        <w:rPr>
          <w:rFonts w:ascii="Verdana" w:hAnsi="Verdana"/>
        </w:rPr>
        <w:t xml:space="preserve"> (2 * 3 = 6)</w:t>
      </w:r>
      <w:r>
        <w:rPr>
          <w:rFonts w:ascii="Verdana" w:hAnsi="Verdana"/>
        </w:rPr>
        <w:t>.</w:t>
      </w:r>
    </w:p>
    <w:p w14:paraId="4BAB0E6E" w14:textId="6AB0C5A3" w:rsidR="00F44DB1" w:rsidRDefault="00F44DB1" w:rsidP="004656BD">
      <w:pPr>
        <w:rPr>
          <w:rFonts w:ascii="Verdana" w:hAnsi="Verdana"/>
        </w:rPr>
      </w:pPr>
      <w:r>
        <w:rPr>
          <w:rFonts w:ascii="Verdana" w:hAnsi="Verdana"/>
        </w:rPr>
        <w:t>Math representation of this will be f(</w:t>
      </w:r>
      <w:proofErr w:type="spellStart"/>
      <w:proofErr w:type="gramStart"/>
      <w:r>
        <w:rPr>
          <w:rFonts w:ascii="Verdana" w:hAnsi="Verdana"/>
        </w:rPr>
        <w:t>x,y</w:t>
      </w:r>
      <w:proofErr w:type="spellEnd"/>
      <w:proofErr w:type="gramEnd"/>
      <w:r>
        <w:rPr>
          <w:rFonts w:ascii="Verdana" w:hAnsi="Verdana"/>
        </w:rPr>
        <w:t xml:space="preserve">) = </w:t>
      </w:r>
      <w:proofErr w:type="spellStart"/>
      <w:r>
        <w:rPr>
          <w:rFonts w:ascii="Verdana" w:hAnsi="Verdana"/>
        </w:rPr>
        <w:t>xy</w:t>
      </w:r>
      <w:proofErr w:type="spellEnd"/>
      <w:r>
        <w:rPr>
          <w:rFonts w:ascii="Verdana" w:hAnsi="Verdana"/>
        </w:rPr>
        <w:t>.</w:t>
      </w:r>
    </w:p>
    <w:p w14:paraId="1A9ADE80" w14:textId="425697A3" w:rsidR="001E12C6" w:rsidRDefault="001E12C6" w:rsidP="004656BD">
      <w:pPr>
        <w:rPr>
          <w:rFonts w:ascii="Verdana" w:hAnsi="Verdana"/>
        </w:rPr>
      </w:pPr>
    </w:p>
    <w:p w14:paraId="0BA6F924" w14:textId="1FB097E5" w:rsidR="006340A0" w:rsidRPr="006340A0" w:rsidRDefault="006340A0" w:rsidP="004656BD">
      <w:pPr>
        <w:rPr>
          <w:rFonts w:ascii="Verdana" w:hAnsi="Verdana"/>
          <w:b/>
        </w:rPr>
      </w:pPr>
      <w:r w:rsidRPr="006340A0">
        <w:rPr>
          <w:rFonts w:ascii="Verdana" w:hAnsi="Verdana"/>
          <w:b/>
        </w:rPr>
        <w:t>Solution</w:t>
      </w:r>
      <w:r w:rsidR="001E12C6" w:rsidRPr="006340A0">
        <w:rPr>
          <w:rFonts w:ascii="Verdana" w:hAnsi="Verdana"/>
          <w:b/>
        </w:rPr>
        <w:t xml:space="preserve"> </w:t>
      </w:r>
      <w:r w:rsidR="00E7280B" w:rsidRPr="006340A0">
        <w:rPr>
          <w:rFonts w:ascii="Verdana" w:hAnsi="Verdana"/>
          <w:b/>
        </w:rPr>
        <w:t>#1</w:t>
      </w:r>
      <w:r w:rsidRPr="006340A0">
        <w:rPr>
          <w:rFonts w:ascii="Verdana" w:hAnsi="Verdana"/>
          <w:b/>
        </w:rPr>
        <w:t xml:space="preserve"> (Random Local Search)</w:t>
      </w:r>
      <w:r w:rsidR="00E7280B" w:rsidRPr="006340A0">
        <w:rPr>
          <w:rFonts w:ascii="Verdana" w:hAnsi="Verdana"/>
          <w:b/>
        </w:rPr>
        <w:t>:</w:t>
      </w:r>
    </w:p>
    <w:p w14:paraId="0F041877" w14:textId="309F035C" w:rsidR="001E12C6" w:rsidRDefault="000F431B" w:rsidP="004656BD">
      <w:pPr>
        <w:rPr>
          <w:rFonts w:ascii="Verdana" w:hAnsi="Verdana"/>
        </w:rPr>
      </w:pPr>
      <w:r>
        <w:rPr>
          <w:rFonts w:ascii="Verdana" w:hAnsi="Verdana"/>
        </w:rPr>
        <w:t>We have 2 inputs x=-2 and y=3. We want to slightly increase the value by tweaking it. How do come about this? When we have only 2 inputs this is easy. We can apply a tweak of .01 to x and y and get a .05 improvement. But this is not as simple when we are dealing with millions of such inputs.</w:t>
      </w:r>
    </w:p>
    <w:p w14:paraId="5F50A488" w14:textId="33C4D384" w:rsidR="000F431B" w:rsidRDefault="000F431B" w:rsidP="004656BD">
      <w:pPr>
        <w:rPr>
          <w:rFonts w:ascii="Verdana" w:hAnsi="Verdana"/>
        </w:rPr>
      </w:pPr>
    </w:p>
    <w:p w14:paraId="20F34E30" w14:textId="2BE73A20" w:rsidR="000F431B" w:rsidRPr="009D2D8A" w:rsidRDefault="000F431B" w:rsidP="004656BD">
      <w:pPr>
        <w:rPr>
          <w:rFonts w:ascii="Verdana" w:hAnsi="Verdana"/>
          <w:b/>
        </w:rPr>
      </w:pPr>
      <w:r w:rsidRPr="009D2D8A">
        <w:rPr>
          <w:rFonts w:ascii="Verdana" w:hAnsi="Verdana"/>
          <w:b/>
        </w:rPr>
        <w:t>Solution #2 (Numerical Gradient)</w:t>
      </w:r>
      <w:r w:rsidR="009D2D8A" w:rsidRPr="009D2D8A">
        <w:rPr>
          <w:rFonts w:ascii="Verdana" w:hAnsi="Verdana"/>
          <w:b/>
        </w:rPr>
        <w:t>:</w:t>
      </w:r>
    </w:p>
    <w:p w14:paraId="60ADB344" w14:textId="1CEABBA6" w:rsidR="009D2D8A" w:rsidRDefault="002E09AF" w:rsidP="004656BD">
      <w:pPr>
        <w:rPr>
          <w:rFonts w:ascii="Verdana" w:hAnsi="Verdana"/>
        </w:rPr>
      </w:pPr>
      <w:r>
        <w:rPr>
          <w:rFonts w:ascii="Verdana" w:hAnsi="Verdana"/>
        </w:rPr>
        <w:t xml:space="preserve">The other solution is to push the output towards a positive improvement. This would then act on the x and y towards that positive move. But, a much simpler way is to iterate the inputs by one step in a loop and nudge the input slightly towards increasing the output. The change in the output is the derivative. </w:t>
      </w:r>
    </w:p>
    <w:p w14:paraId="742DA2C6" w14:textId="4046274B" w:rsidR="002E09AF" w:rsidRDefault="002E09AF" w:rsidP="004656BD">
      <w:pPr>
        <w:rPr>
          <w:rFonts w:ascii="Verdana" w:hAnsi="Verdana"/>
        </w:rPr>
      </w:pPr>
      <w:r>
        <w:rPr>
          <w:rFonts w:ascii="Verdana" w:hAnsi="Verdana"/>
        </w:rPr>
        <w:t>Mathematically,</w:t>
      </w:r>
      <w:r w:rsidR="00506702">
        <w:rPr>
          <w:rFonts w:ascii="Verdana" w:hAnsi="Verdana"/>
        </w:rPr>
        <w:tab/>
      </w:r>
    </w:p>
    <w:p w14:paraId="62F72810" w14:textId="57F05D56" w:rsidR="002E09AF" w:rsidRDefault="008D63D9" w:rsidP="004656BD">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-f(x,y)</m:t>
              </m:r>
            </m:num>
            <m:den>
              <m:r>
                <w:rPr>
                  <w:rFonts w:ascii="Cambria Math" w:hAnsi="Cambria Math"/>
                </w:rPr>
                <m:t>h</m:t>
              </m:r>
            </m:den>
          </m:f>
          <m:r>
            <m:rPr>
              <m:sty m:val="p"/>
            </m:rPr>
            <w:rPr>
              <w:rFonts w:ascii="Verdana" w:eastAsiaTheme="minorEastAsia" w:hAnsi="Verdana"/>
            </w:rPr>
            <w:br/>
          </m:r>
        </m:oMath>
      </m:oMathPara>
    </w:p>
    <w:p w14:paraId="0679244B" w14:textId="6089F920" w:rsidR="0080446B" w:rsidRDefault="00524542" w:rsidP="001E12C6">
      <w:r>
        <w:t>Where h is tweak amount.</w:t>
      </w:r>
      <w:r w:rsidR="0080446B">
        <w:t xml:space="preserve"> The algorithm will be,</w:t>
      </w:r>
    </w:p>
    <w:p w14:paraId="28273178" w14:textId="2229015A" w:rsidR="0080446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X = -2, y =3</w:t>
      </w:r>
    </w:p>
    <w:p w14:paraId="1A25ACC9" w14:textId="72C699B7" w:rsidR="00E2710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o</w:t>
      </w:r>
      <w:r w:rsidR="00E2710B" w:rsidRPr="00F33FF0">
        <w:rPr>
          <w:rStyle w:val="IntenseEmphasis"/>
          <w:rFonts w:ascii="Arial Black" w:hAnsi="Arial Black"/>
          <w:color w:val="44546A" w:themeColor="text2"/>
          <w:sz w:val="24"/>
          <w:szCs w:val="24"/>
        </w:rPr>
        <w:t>utput = function multiply(</w:t>
      </w:r>
      <w:proofErr w:type="spellStart"/>
      <w:proofErr w:type="gramStart"/>
      <w:r w:rsidR="00E2710B" w:rsidRPr="00F33FF0">
        <w:rPr>
          <w:rStyle w:val="IntenseEmphasis"/>
          <w:rFonts w:ascii="Arial Black" w:hAnsi="Arial Black"/>
          <w:color w:val="44546A" w:themeColor="text2"/>
          <w:sz w:val="24"/>
          <w:szCs w:val="24"/>
        </w:rPr>
        <w:t>x,y</w:t>
      </w:r>
      <w:proofErr w:type="spellEnd"/>
      <w:proofErr w:type="gramEnd"/>
      <w:r w:rsidR="00E2710B" w:rsidRPr="00F33FF0">
        <w:rPr>
          <w:rStyle w:val="IntenseEmphasis"/>
          <w:rFonts w:ascii="Arial Black" w:hAnsi="Arial Black"/>
          <w:color w:val="44546A" w:themeColor="text2"/>
          <w:sz w:val="24"/>
          <w:szCs w:val="24"/>
        </w:rPr>
        <w:t>) = -6</w:t>
      </w:r>
    </w:p>
    <w:p w14:paraId="1F8DA5E2" w14:textId="68B9CD8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H = .01</w:t>
      </w:r>
    </w:p>
    <w:p w14:paraId="3B0F5B43" w14:textId="6E803B6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//compute x-derivative</w:t>
      </w:r>
    </w:p>
    <w:p w14:paraId="48749E23" w14:textId="58D2A62F" w:rsidR="00E2710B" w:rsidRPr="00F33FF0" w:rsidRDefault="00E2710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X’h</w:t>
      </w:r>
      <w:proofErr w:type="spellEnd"/>
      <w:r w:rsidRPr="00F33FF0">
        <w:rPr>
          <w:rStyle w:val="IntenseEmphasis"/>
          <w:rFonts w:ascii="Arial Black" w:hAnsi="Arial Black"/>
          <w:color w:val="44546A" w:themeColor="text2"/>
          <w:sz w:val="24"/>
          <w:szCs w:val="24"/>
        </w:rPr>
        <w:t xml:space="preserve"> = </w:t>
      </w:r>
      <w:proofErr w:type="spellStart"/>
      <w:r w:rsidRPr="00F33FF0">
        <w:rPr>
          <w:rStyle w:val="IntenseEmphasis"/>
          <w:rFonts w:ascii="Arial Black" w:hAnsi="Arial Black"/>
          <w:color w:val="44546A" w:themeColor="text2"/>
          <w:sz w:val="24"/>
          <w:szCs w:val="24"/>
        </w:rPr>
        <w:t>x+h</w:t>
      </w:r>
      <w:proofErr w:type="spellEnd"/>
    </w:p>
    <w:p w14:paraId="243E3D55" w14:textId="7CB17D86" w:rsidR="00E2710B" w:rsidRPr="00F33FF0" w:rsidRDefault="00E2710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X’Output</w:t>
      </w:r>
      <w:proofErr w:type="spellEnd"/>
      <w:r w:rsidRPr="00F33FF0">
        <w:rPr>
          <w:rStyle w:val="IntenseEmphasis"/>
          <w:rFonts w:ascii="Arial Black" w:hAnsi="Arial Black"/>
          <w:color w:val="44546A" w:themeColor="text2"/>
          <w:sz w:val="24"/>
          <w:szCs w:val="24"/>
        </w:rPr>
        <w:t xml:space="preserve"> = multiply(</w:t>
      </w:r>
      <w:proofErr w:type="spellStart"/>
      <w:proofErr w:type="gramStart"/>
      <w:r w:rsidRPr="00F33FF0">
        <w:rPr>
          <w:rStyle w:val="IntenseEmphasis"/>
          <w:rFonts w:ascii="Arial Black" w:hAnsi="Arial Black"/>
          <w:color w:val="44546A" w:themeColor="text2"/>
          <w:sz w:val="24"/>
          <w:szCs w:val="24"/>
        </w:rPr>
        <w:t>x’h,y</w:t>
      </w:r>
      <w:proofErr w:type="spellEnd"/>
      <w:proofErr w:type="gramEnd"/>
      <w:r w:rsidRPr="00F33FF0">
        <w:rPr>
          <w:rStyle w:val="IntenseEmphasis"/>
          <w:rFonts w:ascii="Arial Black" w:hAnsi="Arial Black"/>
          <w:color w:val="44546A" w:themeColor="text2"/>
          <w:sz w:val="24"/>
          <w:szCs w:val="24"/>
        </w:rPr>
        <w:t>) = -5.9997</w:t>
      </w:r>
    </w:p>
    <w:p w14:paraId="40296994" w14:textId="25F3CAFC" w:rsidR="00E2710B" w:rsidRPr="00F33FF0" w:rsidRDefault="00E2710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x-de</w:t>
      </w:r>
      <w:r w:rsidR="00853216">
        <w:rPr>
          <w:rStyle w:val="IntenseEmphasis"/>
          <w:rFonts w:ascii="Arial Black" w:hAnsi="Arial Black"/>
          <w:color w:val="44546A" w:themeColor="text2"/>
          <w:sz w:val="24"/>
          <w:szCs w:val="24"/>
        </w:rPr>
        <w:t>r</w:t>
      </w:r>
      <w:r w:rsidRPr="00F33FF0">
        <w:rPr>
          <w:rStyle w:val="IntenseEmphasis"/>
          <w:rFonts w:ascii="Arial Black" w:hAnsi="Arial Black"/>
          <w:color w:val="44546A" w:themeColor="text2"/>
          <w:sz w:val="24"/>
          <w:szCs w:val="24"/>
        </w:rPr>
        <w:t xml:space="preserve">ivative </w:t>
      </w:r>
      <w:proofErr w:type="gramStart"/>
      <w:r w:rsidRPr="00F33FF0">
        <w:rPr>
          <w:rStyle w:val="IntenseEmphasis"/>
          <w:rFonts w:ascii="Arial Black" w:hAnsi="Arial Black"/>
          <w:color w:val="44546A" w:themeColor="text2"/>
          <w:sz w:val="24"/>
          <w:szCs w:val="24"/>
        </w:rPr>
        <w:t xml:space="preserve">=( </w:t>
      </w:r>
      <w:proofErr w:type="spellStart"/>
      <w:r w:rsidRPr="00F33FF0">
        <w:rPr>
          <w:rStyle w:val="IntenseEmphasis"/>
          <w:rFonts w:ascii="Arial Black" w:hAnsi="Arial Black"/>
          <w:color w:val="44546A" w:themeColor="text2"/>
          <w:sz w:val="24"/>
          <w:szCs w:val="24"/>
        </w:rPr>
        <w:t>x’output</w:t>
      </w:r>
      <w:proofErr w:type="spellEnd"/>
      <w:proofErr w:type="gramEnd"/>
      <w:r w:rsidRPr="00F33FF0">
        <w:rPr>
          <w:rStyle w:val="IntenseEmphasis"/>
          <w:rFonts w:ascii="Arial Black" w:hAnsi="Arial Black"/>
          <w:color w:val="44546A" w:themeColor="text2"/>
          <w:sz w:val="24"/>
          <w:szCs w:val="24"/>
        </w:rPr>
        <w:t xml:space="preserve"> – output)/h = 3</w:t>
      </w:r>
    </w:p>
    <w:p w14:paraId="0773A2EB" w14:textId="7A3DC571" w:rsidR="005835EB" w:rsidRPr="00F33FF0" w:rsidRDefault="005835EB" w:rsidP="00EA1D8F">
      <w:pPr>
        <w:ind w:left="720"/>
        <w:rPr>
          <w:rStyle w:val="IntenseEmphasis"/>
          <w:rFonts w:ascii="Arial Black" w:hAnsi="Arial Black"/>
          <w:color w:val="44546A" w:themeColor="text2"/>
          <w:sz w:val="24"/>
          <w:szCs w:val="24"/>
        </w:rPr>
      </w:pPr>
    </w:p>
    <w:p w14:paraId="77C29F86" w14:textId="0FDAA407" w:rsidR="005835E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lastRenderedPageBreak/>
        <w:t>//compute y-derivative</w:t>
      </w:r>
    </w:p>
    <w:p w14:paraId="006EDD35" w14:textId="427A4BBC" w:rsidR="005835EB" w:rsidRPr="00F33FF0" w:rsidRDefault="005835E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y’h</w:t>
      </w:r>
      <w:proofErr w:type="spellEnd"/>
      <w:r w:rsidRPr="00F33FF0">
        <w:rPr>
          <w:rStyle w:val="IntenseEmphasis"/>
          <w:rFonts w:ascii="Arial Black" w:hAnsi="Arial Black"/>
          <w:color w:val="44546A" w:themeColor="text2"/>
          <w:sz w:val="24"/>
          <w:szCs w:val="24"/>
        </w:rPr>
        <w:t xml:space="preserve"> = </w:t>
      </w:r>
      <w:proofErr w:type="spellStart"/>
      <w:r w:rsidRPr="00F33FF0">
        <w:rPr>
          <w:rStyle w:val="IntenseEmphasis"/>
          <w:rFonts w:ascii="Arial Black" w:hAnsi="Arial Black"/>
          <w:color w:val="44546A" w:themeColor="text2"/>
          <w:sz w:val="24"/>
          <w:szCs w:val="24"/>
        </w:rPr>
        <w:t>y+h</w:t>
      </w:r>
      <w:proofErr w:type="spellEnd"/>
    </w:p>
    <w:p w14:paraId="3828E1BE" w14:textId="12E29D8F" w:rsidR="005835EB" w:rsidRPr="00F33FF0" w:rsidRDefault="005835EB" w:rsidP="00EA1D8F">
      <w:pPr>
        <w:ind w:left="720"/>
        <w:rPr>
          <w:rStyle w:val="IntenseEmphasis"/>
          <w:rFonts w:ascii="Arial Black" w:hAnsi="Arial Black"/>
          <w:color w:val="44546A" w:themeColor="text2"/>
          <w:sz w:val="24"/>
          <w:szCs w:val="24"/>
        </w:rPr>
      </w:pPr>
      <w:proofErr w:type="spellStart"/>
      <w:r w:rsidRPr="00F33FF0">
        <w:rPr>
          <w:rStyle w:val="IntenseEmphasis"/>
          <w:rFonts w:ascii="Arial Black" w:hAnsi="Arial Black"/>
          <w:color w:val="44546A" w:themeColor="text2"/>
          <w:sz w:val="24"/>
          <w:szCs w:val="24"/>
        </w:rPr>
        <w:t>y’output</w:t>
      </w:r>
      <w:proofErr w:type="spellEnd"/>
      <w:r w:rsidRPr="00F33FF0">
        <w:rPr>
          <w:rStyle w:val="IntenseEmphasis"/>
          <w:rFonts w:ascii="Arial Black" w:hAnsi="Arial Black"/>
          <w:color w:val="44546A" w:themeColor="text2"/>
          <w:sz w:val="24"/>
          <w:szCs w:val="24"/>
        </w:rPr>
        <w:t xml:space="preserve"> = multiply(</w:t>
      </w:r>
      <w:proofErr w:type="spellStart"/>
      <w:proofErr w:type="gramStart"/>
      <w:r w:rsidRPr="00F33FF0">
        <w:rPr>
          <w:rStyle w:val="IntenseEmphasis"/>
          <w:rFonts w:ascii="Arial Black" w:hAnsi="Arial Black"/>
          <w:color w:val="44546A" w:themeColor="text2"/>
          <w:sz w:val="24"/>
          <w:szCs w:val="24"/>
        </w:rPr>
        <w:t>x,y’h</w:t>
      </w:r>
      <w:proofErr w:type="spellEnd"/>
      <w:proofErr w:type="gramEnd"/>
      <w:r w:rsidRPr="00F33FF0">
        <w:rPr>
          <w:rStyle w:val="IntenseEmphasis"/>
          <w:rFonts w:ascii="Arial Black" w:hAnsi="Arial Black"/>
          <w:color w:val="44546A" w:themeColor="text2"/>
          <w:sz w:val="24"/>
          <w:szCs w:val="24"/>
        </w:rPr>
        <w:t>) = -6.0002</w:t>
      </w:r>
    </w:p>
    <w:p w14:paraId="1369054D" w14:textId="420DC964" w:rsidR="005835EB" w:rsidRPr="00F33FF0" w:rsidRDefault="005835EB" w:rsidP="00EA1D8F">
      <w:pPr>
        <w:ind w:left="720"/>
        <w:rPr>
          <w:rStyle w:val="IntenseEmphasis"/>
          <w:rFonts w:ascii="Arial Black" w:hAnsi="Arial Black"/>
          <w:color w:val="44546A" w:themeColor="text2"/>
          <w:sz w:val="24"/>
          <w:szCs w:val="24"/>
        </w:rPr>
      </w:pPr>
      <w:r w:rsidRPr="00F33FF0">
        <w:rPr>
          <w:rStyle w:val="IntenseEmphasis"/>
          <w:rFonts w:ascii="Arial Black" w:hAnsi="Arial Black"/>
          <w:color w:val="44546A" w:themeColor="text2"/>
          <w:sz w:val="24"/>
          <w:szCs w:val="24"/>
        </w:rPr>
        <w:t>y-de</w:t>
      </w:r>
      <w:r w:rsidR="00853216">
        <w:rPr>
          <w:rStyle w:val="IntenseEmphasis"/>
          <w:rFonts w:ascii="Arial Black" w:hAnsi="Arial Black"/>
          <w:color w:val="44546A" w:themeColor="text2"/>
          <w:sz w:val="24"/>
          <w:szCs w:val="24"/>
        </w:rPr>
        <w:t>r</w:t>
      </w:r>
      <w:r w:rsidRPr="00F33FF0">
        <w:rPr>
          <w:rStyle w:val="IntenseEmphasis"/>
          <w:rFonts w:ascii="Arial Black" w:hAnsi="Arial Black"/>
          <w:color w:val="44546A" w:themeColor="text2"/>
          <w:sz w:val="24"/>
          <w:szCs w:val="24"/>
        </w:rPr>
        <w:t xml:space="preserve">ivative </w:t>
      </w:r>
      <w:proofErr w:type="gramStart"/>
      <w:r w:rsidRPr="00F33FF0">
        <w:rPr>
          <w:rStyle w:val="IntenseEmphasis"/>
          <w:rFonts w:ascii="Arial Black" w:hAnsi="Arial Black"/>
          <w:color w:val="44546A" w:themeColor="text2"/>
          <w:sz w:val="24"/>
          <w:szCs w:val="24"/>
        </w:rPr>
        <w:t xml:space="preserve">=( </w:t>
      </w:r>
      <w:proofErr w:type="spellStart"/>
      <w:r w:rsidRPr="00F33FF0">
        <w:rPr>
          <w:rStyle w:val="IntenseEmphasis"/>
          <w:rFonts w:ascii="Arial Black" w:hAnsi="Arial Black"/>
          <w:color w:val="44546A" w:themeColor="text2"/>
          <w:sz w:val="24"/>
          <w:szCs w:val="24"/>
        </w:rPr>
        <w:t>y’output</w:t>
      </w:r>
      <w:proofErr w:type="spellEnd"/>
      <w:proofErr w:type="gramEnd"/>
      <w:r w:rsidRPr="00F33FF0">
        <w:rPr>
          <w:rStyle w:val="IntenseEmphasis"/>
          <w:rFonts w:ascii="Arial Black" w:hAnsi="Arial Black"/>
          <w:color w:val="44546A" w:themeColor="text2"/>
          <w:sz w:val="24"/>
          <w:szCs w:val="24"/>
        </w:rPr>
        <w:t xml:space="preserve"> – output)/h = -2</w:t>
      </w:r>
    </w:p>
    <w:p w14:paraId="39253141" w14:textId="77777777" w:rsidR="00AE7B71" w:rsidRDefault="00AE7B71" w:rsidP="001E12C6">
      <w:pPr>
        <w:rPr>
          <w:rFonts w:ascii="Verdana" w:hAnsi="Verdana"/>
        </w:rPr>
      </w:pPr>
    </w:p>
    <w:p w14:paraId="7A39D621" w14:textId="4EAA98C7" w:rsidR="00AE7B71" w:rsidRDefault="00AE7B71" w:rsidP="001E12C6">
      <w:pPr>
        <w:rPr>
          <w:rFonts w:ascii="Verdana" w:hAnsi="Verdana"/>
        </w:rPr>
      </w:pPr>
      <w:r>
        <w:rPr>
          <w:rFonts w:ascii="Verdana" w:hAnsi="Verdana"/>
        </w:rPr>
        <w:t xml:space="preserve">In practise, the value of h should be </w:t>
      </w:r>
      <w:proofErr w:type="spellStart"/>
      <w:r>
        <w:rPr>
          <w:rFonts w:ascii="Verdana" w:hAnsi="Verdana"/>
        </w:rPr>
        <w:t>infintitely</w:t>
      </w:r>
      <w:proofErr w:type="spellEnd"/>
      <w:r>
        <w:rPr>
          <w:rFonts w:ascii="Verdana" w:hAnsi="Verdana"/>
        </w:rPr>
        <w:t xml:space="preserve"> small as it should tend to go zero.</w:t>
      </w:r>
      <w:r w:rsidR="001F74A0">
        <w:rPr>
          <w:rFonts w:ascii="Verdana" w:hAnsi="Verdana"/>
        </w:rPr>
        <w:t xml:space="preserve"> But the above demonstration gives a good approximation.</w:t>
      </w:r>
      <w:r w:rsidR="001D6343">
        <w:rPr>
          <w:rFonts w:ascii="Verdana" w:hAnsi="Verdana"/>
        </w:rPr>
        <w:t xml:space="preserve"> A deriv</w:t>
      </w:r>
      <w:bookmarkStart w:id="43" w:name="_GoBack"/>
      <w:bookmarkEnd w:id="43"/>
      <w:r w:rsidR="001D6343">
        <w:rPr>
          <w:rFonts w:ascii="Verdana" w:hAnsi="Verdana"/>
        </w:rPr>
        <w:t>ative is used in respect to one input and the gradient in respect to multiple inputs.</w:t>
      </w:r>
      <w:r w:rsidR="00561697">
        <w:rPr>
          <w:rFonts w:ascii="Verdana" w:hAnsi="Verdana"/>
        </w:rPr>
        <w:t xml:space="preserve"> </w:t>
      </w:r>
      <w:r w:rsidR="00F55607">
        <w:rPr>
          <w:rFonts w:ascii="Verdana" w:hAnsi="Verdana"/>
        </w:rPr>
        <w:t>So</w:t>
      </w:r>
      <w:r w:rsidR="001550A3">
        <w:rPr>
          <w:rFonts w:ascii="Verdana" w:hAnsi="Verdana"/>
        </w:rPr>
        <w:t>,</w:t>
      </w:r>
      <w:r w:rsidR="00F55607">
        <w:rPr>
          <w:rFonts w:ascii="Verdana" w:hAnsi="Verdana"/>
        </w:rPr>
        <w:t xml:space="preserve"> to say a</w:t>
      </w:r>
      <w:r w:rsidR="00561697">
        <w:rPr>
          <w:rFonts w:ascii="Verdana" w:hAnsi="Verdana"/>
        </w:rPr>
        <w:t xml:space="preserve"> gradient is </w:t>
      </w:r>
      <w:r w:rsidR="00F55607">
        <w:rPr>
          <w:rFonts w:ascii="Verdana" w:hAnsi="Verdana"/>
        </w:rPr>
        <w:t>made up of de</w:t>
      </w:r>
      <w:r w:rsidR="006326FA">
        <w:rPr>
          <w:rFonts w:ascii="Verdana" w:hAnsi="Verdana"/>
        </w:rPr>
        <w:t>r</w:t>
      </w:r>
      <w:r w:rsidR="00F55607">
        <w:rPr>
          <w:rFonts w:ascii="Verdana" w:hAnsi="Verdana"/>
        </w:rPr>
        <w:t>ivatives of all inputs</w:t>
      </w:r>
      <w:r w:rsidR="000B41AE">
        <w:rPr>
          <w:rFonts w:ascii="Verdana" w:hAnsi="Verdana"/>
        </w:rPr>
        <w:t>.</w:t>
      </w:r>
    </w:p>
    <w:p w14:paraId="1FC233EB" w14:textId="00B77875" w:rsidR="005238A8" w:rsidRPr="009D2D8A" w:rsidRDefault="005238A8" w:rsidP="005238A8">
      <w:pPr>
        <w:rPr>
          <w:rFonts w:ascii="Verdana" w:hAnsi="Verdana"/>
          <w:b/>
        </w:rPr>
      </w:pPr>
      <w:r w:rsidRPr="009D2D8A">
        <w:rPr>
          <w:rFonts w:ascii="Verdana" w:hAnsi="Verdana"/>
          <w:b/>
        </w:rPr>
        <w:t>Solution #</w:t>
      </w:r>
      <w:r>
        <w:rPr>
          <w:rFonts w:ascii="Verdana" w:hAnsi="Verdana"/>
          <w:b/>
        </w:rPr>
        <w:t xml:space="preserve">3 </w:t>
      </w:r>
      <w:r w:rsidRPr="009D2D8A">
        <w:rPr>
          <w:rFonts w:ascii="Verdana" w:hAnsi="Verdana"/>
          <w:b/>
        </w:rPr>
        <w:t>(</w:t>
      </w:r>
      <w:r>
        <w:rPr>
          <w:rFonts w:ascii="Verdana" w:hAnsi="Verdana"/>
          <w:b/>
        </w:rPr>
        <w:t>Analytic</w:t>
      </w:r>
      <w:r w:rsidRPr="009D2D8A">
        <w:rPr>
          <w:rFonts w:ascii="Verdana" w:hAnsi="Verdana"/>
          <w:b/>
        </w:rPr>
        <w:t xml:space="preserve"> Gradient):</w:t>
      </w:r>
    </w:p>
    <w:p w14:paraId="428B63AC" w14:textId="7036A541" w:rsidR="00C91985" w:rsidRDefault="00C91985" w:rsidP="001E12C6">
      <w:pPr>
        <w:rPr>
          <w:rFonts w:ascii="Verdana" w:hAnsi="Verdana"/>
        </w:rPr>
      </w:pPr>
      <w:r>
        <w:rPr>
          <w:rFonts w:ascii="Verdana" w:hAnsi="Verdana"/>
        </w:rPr>
        <w:t>We can avoid the 100</w:t>
      </w:r>
      <w:r w:rsidR="009442FC">
        <w:rPr>
          <w:rFonts w:ascii="Verdana" w:hAnsi="Verdana"/>
        </w:rPr>
        <w:t>s of steps above and the approximation by using calculus to derive a direct expression that will be as straightforward as the output calculation. The analytic derivative requires no tweaking. So, with reference to our previous derivative formula, we will plug in the expression, f(</w:t>
      </w:r>
      <w:proofErr w:type="spellStart"/>
      <w:proofErr w:type="gramStart"/>
      <w:r w:rsidR="009442FC">
        <w:rPr>
          <w:rFonts w:ascii="Verdana" w:hAnsi="Verdana"/>
        </w:rPr>
        <w:t>x,y</w:t>
      </w:r>
      <w:proofErr w:type="spellEnd"/>
      <w:proofErr w:type="gramEnd"/>
      <w:r w:rsidR="009442FC">
        <w:rPr>
          <w:rFonts w:ascii="Verdana" w:hAnsi="Verdana"/>
        </w:rPr>
        <w:t xml:space="preserve">) = </w:t>
      </w:r>
      <w:proofErr w:type="spellStart"/>
      <w:r w:rsidR="009442FC">
        <w:rPr>
          <w:rFonts w:ascii="Verdana" w:hAnsi="Verdana"/>
        </w:rPr>
        <w:t>xy</w:t>
      </w:r>
      <w:proofErr w:type="spellEnd"/>
      <w:r w:rsidR="009442FC">
        <w:rPr>
          <w:rFonts w:ascii="Verdana" w:hAnsi="Verdana"/>
        </w:rPr>
        <w:t>:</w:t>
      </w:r>
    </w:p>
    <w:p w14:paraId="526AA383" w14:textId="77777777" w:rsidR="009442FC" w:rsidRDefault="008D63D9" w:rsidP="009442FC">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-f(x,y)</m:t>
              </m:r>
            </m:num>
            <m:den>
              <m:r>
                <w:rPr>
                  <w:rFonts w:ascii="Cambria Math" w:hAnsi="Cambria Math"/>
                </w:rPr>
                <m:t>h</m:t>
              </m:r>
            </m:den>
          </m:f>
          <m:r>
            <m:rPr>
              <m:sty m:val="p"/>
            </m:rPr>
            <w:rPr>
              <w:rFonts w:ascii="Verdana" w:eastAsiaTheme="minorEastAsia" w:hAnsi="Verdana"/>
            </w:rPr>
            <w:br/>
          </m:r>
        </m:oMath>
      </m:oMathPara>
    </w:p>
    <w:p w14:paraId="60CDB2BE" w14:textId="573EAE98" w:rsidR="009442FC" w:rsidRDefault="008D63D9" w:rsidP="009442FC">
      <w:pPr>
        <w:rPr>
          <w:rFonts w:ascii="Verdana" w:hAnsi="Verdana"/>
        </w:rPr>
      </w:pPr>
      <m:oMathPara>
        <m:oMath>
          <m:f>
            <m:fPr>
              <m:ctrlPr>
                <w:rPr>
                  <w:rFonts w:ascii="Cambria Math" w:hAnsi="Cambria Math"/>
                  <w:i/>
                </w:rPr>
              </m:ctrlPr>
            </m:fPr>
            <m:num>
              <m:r>
                <w:rPr>
                  <w:rFonts w:ascii="Cambria Math" w:hAnsi="Cambria Math"/>
                </w:rPr>
                <m:t>∂f(x,y)</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x+h,y</m:t>
                  </m:r>
                </m:e>
              </m:d>
              <m:r>
                <w:rPr>
                  <w:rFonts w:ascii="Cambria Math" w:hAnsi="Cambria Math"/>
                </w:rPr>
                <m:t>-f</m:t>
              </m:r>
              <m:d>
                <m:dPr>
                  <m:ctrlPr>
                    <w:rPr>
                      <w:rFonts w:ascii="Cambria Math" w:hAnsi="Cambria Math"/>
                      <w:i/>
                    </w:rPr>
                  </m:ctrlPr>
                </m:dPr>
                <m:e>
                  <m:r>
                    <w:rPr>
                      <w:rFonts w:ascii="Cambria Math" w:hAnsi="Cambria Math"/>
                    </w:rPr>
                    <m:t>x,y</m:t>
                  </m:r>
                </m:e>
              </m:d>
            </m:num>
            <m:den>
              <m:r>
                <w:rPr>
                  <w:rFonts w:ascii="Cambria Math" w:hAnsi="Cambria Math"/>
                </w:rPr>
                <m:t>h</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x+h</m:t>
                  </m:r>
                </m:e>
              </m:d>
              <m:r>
                <w:rPr>
                  <w:rFonts w:ascii="Cambria Math" w:hAnsi="Cambria Math"/>
                </w:rPr>
                <m:t>y-xy</m:t>
              </m:r>
            </m:num>
            <m:den>
              <m:r>
                <w:rPr>
                  <w:rFonts w:ascii="Cambria Math" w:hAnsi="Cambria Math"/>
                </w:rPr>
                <m:t>h</m:t>
              </m:r>
            </m:den>
          </m:f>
          <m:r>
            <w:rPr>
              <w:rFonts w:ascii="Cambria Math" w:hAnsi="Cambria Math"/>
            </w:rPr>
            <m:t xml:space="preserve">= </m:t>
          </m:r>
          <m:f>
            <m:fPr>
              <m:ctrlPr>
                <w:rPr>
                  <w:rFonts w:ascii="Cambria Math" w:hAnsi="Cambria Math"/>
                  <w:i/>
                </w:rPr>
              </m:ctrlPr>
            </m:fPr>
            <m:num>
              <m:r>
                <w:rPr>
                  <w:rFonts w:ascii="Cambria Math" w:hAnsi="Cambria Math"/>
                </w:rPr>
                <m:t>xy+hy-xy</m:t>
              </m:r>
            </m:num>
            <m:den>
              <m:r>
                <w:rPr>
                  <w:rFonts w:ascii="Cambria Math" w:hAnsi="Cambria Math"/>
                </w:rPr>
                <m:t>h</m:t>
              </m:r>
            </m:den>
          </m:f>
          <m:r>
            <w:rPr>
              <w:rFonts w:ascii="Cambria Math" w:hAnsi="Cambria Math"/>
            </w:rPr>
            <m:t xml:space="preserve">= </m:t>
          </m:r>
          <m:f>
            <m:fPr>
              <m:ctrlPr>
                <w:rPr>
                  <w:rFonts w:ascii="Cambria Math" w:hAnsi="Cambria Math"/>
                  <w:i/>
                </w:rPr>
              </m:ctrlPr>
            </m:fPr>
            <m:num>
              <m:r>
                <w:rPr>
                  <w:rFonts w:ascii="Cambria Math" w:hAnsi="Cambria Math"/>
                </w:rPr>
                <m:t>hy</m:t>
              </m:r>
            </m:num>
            <m:den>
              <m:r>
                <w:rPr>
                  <w:rFonts w:ascii="Cambria Math" w:hAnsi="Cambria Math"/>
                </w:rPr>
                <m:t>h</m:t>
              </m:r>
            </m:den>
          </m:f>
          <m:r>
            <w:rPr>
              <w:rFonts w:ascii="Cambria Math" w:hAnsi="Cambria Math"/>
            </w:rPr>
            <m:t>=y</m:t>
          </m:r>
          <m:r>
            <m:rPr>
              <m:sty m:val="p"/>
            </m:rPr>
            <w:rPr>
              <w:rFonts w:ascii="Verdana" w:eastAsiaTheme="minorEastAsia" w:hAnsi="Verdana"/>
            </w:rPr>
            <w:br/>
          </m:r>
        </m:oMath>
      </m:oMathPara>
    </w:p>
    <w:p w14:paraId="1BFA525E" w14:textId="578EE8B7" w:rsidR="001D5F7D" w:rsidRDefault="00363A77" w:rsidP="001E12C6">
      <w:pPr>
        <w:rPr>
          <w:rFonts w:ascii="Verdana" w:hAnsi="Verdana"/>
        </w:rPr>
      </w:pPr>
      <w:r>
        <w:rPr>
          <w:rFonts w:ascii="Verdana" w:hAnsi="Verdana"/>
        </w:rPr>
        <w:t xml:space="preserve">This makes the equation very interesting as the derivative x is just equal to y. The coincidence of this formula is that, in the previous working we tweaked x to </w:t>
      </w:r>
      <w:proofErr w:type="spellStart"/>
      <w:r>
        <w:rPr>
          <w:rFonts w:ascii="Verdana" w:hAnsi="Verdana"/>
        </w:rPr>
        <w:t>x+h</w:t>
      </w:r>
      <w:proofErr w:type="spellEnd"/>
      <w:r>
        <w:rPr>
          <w:rFonts w:ascii="Verdana" w:hAnsi="Verdana"/>
        </w:rPr>
        <w:t xml:space="preserve"> and it returned x-derivative as 3 which was the same as y</w:t>
      </w:r>
      <w:r w:rsidR="005A4BDB">
        <w:rPr>
          <w:rFonts w:ascii="Verdana" w:hAnsi="Verdana"/>
        </w:rPr>
        <w:t xml:space="preserve"> and vice-versa with x = y-derivative = -2.</w:t>
      </w:r>
    </w:p>
    <w:p w14:paraId="2082869B" w14:textId="60DA418B" w:rsidR="00CE352A" w:rsidRDefault="00CE352A" w:rsidP="001E12C6">
      <w:pPr>
        <w:rPr>
          <w:rFonts w:ascii="Verdana" w:hAnsi="Verdana"/>
        </w:rPr>
      </w:pPr>
    </w:p>
    <w:p w14:paraId="243EA000" w14:textId="7FCECCCE" w:rsidR="006A2EC7" w:rsidRDefault="006A2EC7" w:rsidP="006A2EC7">
      <w:pPr>
        <w:pStyle w:val="Heading3"/>
      </w:pPr>
      <w:bookmarkStart w:id="44" w:name="_Toc514018951"/>
      <w:r>
        <w:t>Circuits with Multiple Gates</w:t>
      </w:r>
      <w:bookmarkEnd w:id="44"/>
    </w:p>
    <w:p w14:paraId="3B940AC6" w14:textId="7BCE1E1A" w:rsidR="006A2EC7" w:rsidRPr="006A2EC7" w:rsidRDefault="006A2EC7" w:rsidP="006A2EC7"/>
    <w:p w14:paraId="301156E0" w14:textId="770CA639" w:rsidR="006A2EC7" w:rsidRDefault="004524A8" w:rsidP="001E12C6">
      <w:pPr>
        <w:rPr>
          <w:rFonts w:ascii="Verdana" w:hAnsi="Verdana"/>
        </w:rPr>
      </w:pPr>
      <w:r>
        <w:rPr>
          <w:rFonts w:ascii="Verdana" w:hAnsi="Verdana"/>
          <w:noProof/>
        </w:rPr>
        <mc:AlternateContent>
          <mc:Choice Requires="wps">
            <w:drawing>
              <wp:anchor distT="0" distB="0" distL="114300" distR="114300" simplePos="0" relativeHeight="251764736" behindDoc="0" locked="0" layoutInCell="1" allowOverlap="1" wp14:anchorId="60802E78" wp14:editId="014CEBF4">
                <wp:simplePos x="0" y="0"/>
                <wp:positionH relativeFrom="column">
                  <wp:posOffset>2571750</wp:posOffset>
                </wp:positionH>
                <wp:positionV relativeFrom="paragraph">
                  <wp:posOffset>266065</wp:posOffset>
                </wp:positionV>
                <wp:extent cx="238125" cy="2762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675B63ED" w14:textId="54D86CE0" w:rsidR="008D63D9" w:rsidRDefault="008D63D9" w:rsidP="004524A8">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02E78" id="Text Box 130" o:spid="_x0000_s1032" type="#_x0000_t202" style="position:absolute;margin-left:202.5pt;margin-top:20.95pt;width:18.75pt;height:21.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" filled="f" stroked="f" strokeweight=".5pt">
                <v:textbox>
                  <w:txbxContent>
                    <w:p w14:paraId="675B63ED" w14:textId="54D86CE0" w:rsidR="008D63D9" w:rsidRDefault="008D63D9" w:rsidP="004524A8">
                      <w:r>
                        <w:t>q</w:t>
                      </w:r>
                    </w:p>
                  </w:txbxContent>
                </v:textbox>
              </v:shape>
            </w:pict>
          </mc:Fallback>
        </mc:AlternateContent>
      </w:r>
      <w:r w:rsidR="00D857E9">
        <w:rPr>
          <w:rFonts w:ascii="Verdana" w:hAnsi="Verdana"/>
          <w:noProof/>
        </w:rPr>
        <mc:AlternateContent>
          <mc:Choice Requires="wps">
            <w:drawing>
              <wp:anchor distT="0" distB="0" distL="114300" distR="114300" simplePos="0" relativeHeight="251758592" behindDoc="0" locked="0" layoutInCell="1" allowOverlap="1" wp14:anchorId="240D69E5" wp14:editId="4E5775BA">
                <wp:simplePos x="0" y="0"/>
                <wp:positionH relativeFrom="column">
                  <wp:posOffset>1143000</wp:posOffset>
                </wp:positionH>
                <wp:positionV relativeFrom="paragraph">
                  <wp:posOffset>5080</wp:posOffset>
                </wp:positionV>
                <wp:extent cx="238125" cy="27622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500EC7B9" w14:textId="255AF37F" w:rsidR="008D63D9" w:rsidRDefault="008D63D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D69E5" id="Text Box 126" o:spid="_x0000_s1033" type="#_x0000_t202" style="position:absolute;margin-left:90pt;margin-top:.4pt;width:18.75pt;height:21.7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QgMAIAAFs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" filled="f" stroked="f" strokeweight=".5pt">
                <v:textbox>
                  <w:txbxContent>
                    <w:p w14:paraId="500EC7B9" w14:textId="255AF37F" w:rsidR="008D63D9" w:rsidRDefault="008D63D9">
                      <w:r>
                        <w:t>x</w:t>
                      </w:r>
                    </w:p>
                  </w:txbxContent>
                </v:textbox>
              </v:shape>
            </w:pict>
          </mc:Fallback>
        </mc:AlternateContent>
      </w:r>
      <w:r w:rsidR="00C739AA">
        <w:rPr>
          <w:rFonts w:ascii="Verdana" w:hAnsi="Verdana"/>
          <w:noProof/>
        </w:rPr>
        <mc:AlternateContent>
          <mc:Choice Requires="wps">
            <w:drawing>
              <wp:anchor distT="0" distB="0" distL="114300" distR="114300" simplePos="0" relativeHeight="251753472" behindDoc="0" locked="0" layoutInCell="1" allowOverlap="1" wp14:anchorId="40D55FAF" wp14:editId="61434811">
                <wp:simplePos x="0" y="0"/>
                <wp:positionH relativeFrom="column">
                  <wp:posOffset>1085850</wp:posOffset>
                </wp:positionH>
                <wp:positionV relativeFrom="paragraph">
                  <wp:posOffset>205105</wp:posOffset>
                </wp:positionV>
                <wp:extent cx="361950" cy="0"/>
                <wp:effectExtent l="0" t="0" r="0" b="0"/>
                <wp:wrapNone/>
                <wp:docPr id="122" name="Straight Connector 122"/>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3EAF" id="Straight Connector 122"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85.5pt,16.15pt" to="11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0400" behindDoc="0" locked="0" layoutInCell="1" allowOverlap="1" wp14:anchorId="296B2A23" wp14:editId="341DEEB9">
                <wp:simplePos x="0" y="0"/>
                <wp:positionH relativeFrom="column">
                  <wp:posOffset>1447800</wp:posOffset>
                </wp:positionH>
                <wp:positionV relativeFrom="paragraph">
                  <wp:posOffset>43180</wp:posOffset>
                </wp:positionV>
                <wp:extent cx="923925" cy="666750"/>
                <wp:effectExtent l="0" t="0" r="28575" b="19050"/>
                <wp:wrapNone/>
                <wp:docPr id="118" name="Rectangle 118"/>
                <wp:cNvGraphicFramePr/>
                <a:graphic xmlns:a="http://schemas.openxmlformats.org/drawingml/2006/main">
                  <a:graphicData uri="http://schemas.microsoft.com/office/word/2010/wordprocessingShape">
                    <wps:wsp>
                      <wps:cNvSpPr/>
                      <wps:spPr>
                        <a:xfrm>
                          <a:off x="0" y="0"/>
                          <a:ext cx="92392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B90C7" w14:textId="7B5BED2B" w:rsidR="008D63D9" w:rsidRDefault="008D63D9" w:rsidP="00696C5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B2A23" id="Rectangle 118" o:spid="_x0000_s1034" style="position:absolute;margin-left:114pt;margin-top:3.4pt;width:72.75pt;height: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" fillcolor="#4472c4 [3204]" strokecolor="#1f3763 [1604]" strokeweight="1pt">
                <v:textbox>
                  <w:txbxContent>
                    <w:p w14:paraId="3CEB90C7" w14:textId="7B5BED2B" w:rsidR="008D63D9" w:rsidRDefault="008D63D9" w:rsidP="00696C56">
                      <w:pPr>
                        <w:jc w:val="center"/>
                      </w:pPr>
                      <w:r>
                        <w:t>+</w:t>
                      </w:r>
                    </w:p>
                  </w:txbxContent>
                </v:textbox>
              </v:rect>
            </w:pict>
          </mc:Fallback>
        </mc:AlternateContent>
      </w:r>
    </w:p>
    <w:p w14:paraId="2A423A85" w14:textId="1B2BB6B3" w:rsidR="00CE352A" w:rsidRDefault="004524A8" w:rsidP="001E12C6">
      <w:pPr>
        <w:rPr>
          <w:rFonts w:ascii="Verdana" w:hAnsi="Verdana"/>
        </w:rPr>
      </w:pPr>
      <w:r>
        <w:rPr>
          <w:rFonts w:ascii="Verdana" w:hAnsi="Verdana"/>
          <w:noProof/>
        </w:rPr>
        <mc:AlternateContent>
          <mc:Choice Requires="wps">
            <w:drawing>
              <wp:anchor distT="0" distB="0" distL="114300" distR="114300" simplePos="0" relativeHeight="251766784" behindDoc="0" locked="0" layoutInCell="1" allowOverlap="1" wp14:anchorId="41BC6852" wp14:editId="3B51E310">
                <wp:simplePos x="0" y="0"/>
                <wp:positionH relativeFrom="column">
                  <wp:posOffset>3990975</wp:posOffset>
                </wp:positionH>
                <wp:positionV relativeFrom="paragraph">
                  <wp:posOffset>149225</wp:posOffset>
                </wp:positionV>
                <wp:extent cx="238125" cy="27622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325432E2" w14:textId="58855A43" w:rsidR="008D63D9" w:rsidRDefault="008D63D9" w:rsidP="004524A8">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BC6852" id="Text Box 131" o:spid="_x0000_s1035" type="#_x0000_t202" style="position:absolute;margin-left:314.25pt;margin-top:11.75pt;width:18.75pt;height:21.7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" filled="f" stroked="f" strokeweight=".5pt">
                <v:textbox>
                  <w:txbxContent>
                    <w:p w14:paraId="325432E2" w14:textId="58855A43" w:rsidR="008D63D9" w:rsidRDefault="008D63D9" w:rsidP="004524A8">
                      <w:r>
                        <w:t>f</w:t>
                      </w:r>
                    </w:p>
                  </w:txbxContent>
                </v:textbox>
              </v:shape>
            </w:pict>
          </mc:Fallback>
        </mc:AlternateContent>
      </w:r>
      <w:r>
        <w:rPr>
          <w:rFonts w:ascii="Verdana" w:hAnsi="Verdana"/>
          <w:noProof/>
        </w:rPr>
        <mc:AlternateContent>
          <mc:Choice Requires="wps">
            <w:drawing>
              <wp:anchor distT="0" distB="0" distL="114300" distR="114300" simplePos="0" relativeHeight="251760640" behindDoc="0" locked="0" layoutInCell="1" allowOverlap="1" wp14:anchorId="2CB717A8" wp14:editId="4483ECE6">
                <wp:simplePos x="0" y="0"/>
                <wp:positionH relativeFrom="column">
                  <wp:posOffset>1152525</wp:posOffset>
                </wp:positionH>
                <wp:positionV relativeFrom="paragraph">
                  <wp:posOffset>103505</wp:posOffset>
                </wp:positionV>
                <wp:extent cx="238125" cy="27622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754E3CC6" w14:textId="10BC3B6E" w:rsidR="008D63D9" w:rsidRDefault="008D63D9" w:rsidP="00D857E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717A8" id="Text Box 128" o:spid="_x0000_s1036" type="#_x0000_t202" style="position:absolute;margin-left:90.75pt;margin-top:8.15pt;width:18.75pt;height:21.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" filled="f" stroked="f" strokeweight=".5pt">
                <v:textbox>
                  <w:txbxContent>
                    <w:p w14:paraId="754E3CC6" w14:textId="10BC3B6E" w:rsidR="008D63D9" w:rsidRDefault="008D63D9" w:rsidP="00D857E9">
                      <w:r>
                        <w:t>y</w:t>
                      </w:r>
                    </w:p>
                  </w:txbxContent>
                </v:textbox>
              </v:shape>
            </w:pict>
          </mc:Fallback>
        </mc:AlternateContent>
      </w:r>
      <w:r w:rsidR="00C739AA">
        <w:rPr>
          <w:rFonts w:ascii="Verdana" w:hAnsi="Verdana"/>
          <w:noProof/>
        </w:rPr>
        <mc:AlternateContent>
          <mc:Choice Requires="wps">
            <w:drawing>
              <wp:anchor distT="0" distB="0" distL="114300" distR="114300" simplePos="0" relativeHeight="251755520" behindDoc="0" locked="0" layoutInCell="1" allowOverlap="1" wp14:anchorId="1FB95667" wp14:editId="55D58F03">
                <wp:simplePos x="0" y="0"/>
                <wp:positionH relativeFrom="column">
                  <wp:posOffset>1104900</wp:posOffset>
                </wp:positionH>
                <wp:positionV relativeFrom="paragraph">
                  <wp:posOffset>168275</wp:posOffset>
                </wp:positionV>
                <wp:extent cx="361950" cy="0"/>
                <wp:effectExtent l="0" t="0" r="0" b="0"/>
                <wp:wrapNone/>
                <wp:docPr id="123" name="Straight Connector 123"/>
                <wp:cNvGraphicFramePr/>
                <a:graphic xmlns:a="http://schemas.openxmlformats.org/drawingml/2006/main">
                  <a:graphicData uri="http://schemas.microsoft.com/office/word/2010/wordprocessingShape">
                    <wps:wsp>
                      <wps:cNvCnPr/>
                      <wps:spPr>
                        <a:xfrm flipH="1">
                          <a:off x="0" y="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A7579" id="Straight Connector 123"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87pt,13.25pt" to="11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2448" behindDoc="0" locked="0" layoutInCell="1" allowOverlap="1" wp14:anchorId="7A7F68C8" wp14:editId="2CB8DE9C">
                <wp:simplePos x="0" y="0"/>
                <wp:positionH relativeFrom="column">
                  <wp:posOffset>2371725</wp:posOffset>
                </wp:positionH>
                <wp:positionV relativeFrom="paragraph">
                  <wp:posOffset>206375</wp:posOffset>
                </wp:positionV>
                <wp:extent cx="581025"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A6462" id="Straight Connector 12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6.75pt,16.25pt" to="23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" strokecolor="#4472c4 [3204]" strokeweight=".5pt">
                <v:stroke joinstyle="miter"/>
              </v:line>
            </w:pict>
          </mc:Fallback>
        </mc:AlternateContent>
      </w:r>
      <w:r w:rsidR="00C739AA">
        <w:rPr>
          <w:rFonts w:ascii="Verdana" w:hAnsi="Verdana"/>
          <w:noProof/>
        </w:rPr>
        <mc:AlternateContent>
          <mc:Choice Requires="wps">
            <w:drawing>
              <wp:anchor distT="0" distB="0" distL="114300" distR="114300" simplePos="0" relativeHeight="251751424" behindDoc="0" locked="0" layoutInCell="1" allowOverlap="1" wp14:anchorId="732CCBA6" wp14:editId="600FFD25">
                <wp:simplePos x="0" y="0"/>
                <wp:positionH relativeFrom="column">
                  <wp:posOffset>2962275</wp:posOffset>
                </wp:positionH>
                <wp:positionV relativeFrom="paragraph">
                  <wp:posOffset>6350</wp:posOffset>
                </wp:positionV>
                <wp:extent cx="962025" cy="74295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96202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7A41E" w14:textId="606F6402" w:rsidR="008D63D9" w:rsidRDefault="008D63D9" w:rsidP="00696C5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CCBA6" id="Rectangle 120" o:spid="_x0000_s1037" style="position:absolute;margin-left:233.25pt;margin-top:.5pt;width:75.75pt;height:58.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" fillcolor="#4472c4 [3204]" strokecolor="#1f3763 [1604]" strokeweight="1pt">
                <v:textbox>
                  <w:txbxContent>
                    <w:p w14:paraId="6167A41E" w14:textId="606F6402" w:rsidR="008D63D9" w:rsidRDefault="008D63D9" w:rsidP="00696C56">
                      <w:pPr>
                        <w:jc w:val="center"/>
                      </w:pPr>
                      <w:r>
                        <w:t>*</w:t>
                      </w:r>
                    </w:p>
                  </w:txbxContent>
                </v:textbox>
              </v:rect>
            </w:pict>
          </mc:Fallback>
        </mc:AlternateContent>
      </w:r>
    </w:p>
    <w:p w14:paraId="588171FF" w14:textId="5ED33314" w:rsidR="009442FC" w:rsidRDefault="004524A8" w:rsidP="001E12C6">
      <w:pPr>
        <w:rPr>
          <w:rFonts w:ascii="Verdana" w:hAnsi="Verdana"/>
        </w:rPr>
      </w:pPr>
      <w:r>
        <w:rPr>
          <w:rFonts w:ascii="Verdana" w:hAnsi="Verdana"/>
          <w:noProof/>
        </w:rPr>
        <mc:AlternateContent>
          <mc:Choice Requires="wps">
            <w:drawing>
              <wp:anchor distT="0" distB="0" distL="114300" distR="114300" simplePos="0" relativeHeight="251762688" behindDoc="0" locked="0" layoutInCell="1" allowOverlap="1" wp14:anchorId="47B54FCF" wp14:editId="6BA691EB">
                <wp:simplePos x="0" y="0"/>
                <wp:positionH relativeFrom="column">
                  <wp:posOffset>1181100</wp:posOffset>
                </wp:positionH>
                <wp:positionV relativeFrom="paragraph">
                  <wp:posOffset>121285</wp:posOffset>
                </wp:positionV>
                <wp:extent cx="238125" cy="27622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wps:spPr>
                      <wps:txbx>
                        <w:txbxContent>
                          <w:p w14:paraId="1F92333F" w14:textId="68C62EF9" w:rsidR="008D63D9" w:rsidRPr="004524A8" w:rsidRDefault="008D63D9" w:rsidP="004524A8">
                            <w:pPr>
                              <w:rPr>
                                <w:b/>
                              </w:rPr>
                            </w:pPr>
                            <w:r w:rsidRPr="004524A8">
                              <w:rPr>
                                <w:b/>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54FCF" id="Text Box 129" o:spid="_x0000_s1038" type="#_x0000_t202" style="position:absolute;margin-left:93pt;margin-top:9.55pt;width:18.75pt;height:21.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" filled="f" stroked="f" strokeweight=".5pt">
                <v:textbox>
                  <w:txbxContent>
                    <w:p w14:paraId="1F92333F" w14:textId="68C62EF9" w:rsidR="008D63D9" w:rsidRPr="004524A8" w:rsidRDefault="008D63D9" w:rsidP="004524A8">
                      <w:pPr>
                        <w:rPr>
                          <w:b/>
                        </w:rPr>
                      </w:pPr>
                      <w:r w:rsidRPr="004524A8">
                        <w:rPr>
                          <w:b/>
                        </w:rPr>
                        <w:t>z</w:t>
                      </w:r>
                    </w:p>
                  </w:txbxContent>
                </v:textbox>
              </v:shape>
            </w:pict>
          </mc:Fallback>
        </mc:AlternateContent>
      </w:r>
      <w:r w:rsidR="00C739AA">
        <w:rPr>
          <w:rFonts w:ascii="Verdana" w:hAnsi="Verdana"/>
          <w:noProof/>
        </w:rPr>
        <mc:AlternateContent>
          <mc:Choice Requires="wps">
            <w:drawing>
              <wp:anchor distT="0" distB="0" distL="114300" distR="114300" simplePos="0" relativeHeight="251757568" behindDoc="0" locked="0" layoutInCell="1" allowOverlap="1" wp14:anchorId="523BABC6" wp14:editId="0D86B33C">
                <wp:simplePos x="0" y="0"/>
                <wp:positionH relativeFrom="column">
                  <wp:posOffset>3924300</wp:posOffset>
                </wp:positionH>
                <wp:positionV relativeFrom="paragraph">
                  <wp:posOffset>111760</wp:posOffset>
                </wp:positionV>
                <wp:extent cx="304800" cy="0"/>
                <wp:effectExtent l="0" t="0" r="0" b="0"/>
                <wp:wrapNone/>
                <wp:docPr id="125" name="Straight Connector 125"/>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F3C" id="Straight Connector 125"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09pt,8.8pt" to="333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" strokecolor="#4472c4 [3204]" strokeweight=".5pt">
                <v:stroke joinstyle="miter"/>
              </v:line>
            </w:pict>
          </mc:Fallback>
        </mc:AlternateContent>
      </w:r>
    </w:p>
    <w:p w14:paraId="7F714AAD" w14:textId="6D4483EF" w:rsidR="00C739AA" w:rsidRDefault="00C739AA" w:rsidP="001E12C6">
      <w:pPr>
        <w:rPr>
          <w:rFonts w:ascii="Verdana" w:hAnsi="Verdana"/>
        </w:rPr>
      </w:pPr>
      <w:r>
        <w:rPr>
          <w:rFonts w:ascii="Verdana" w:hAnsi="Verdana"/>
          <w:noProof/>
        </w:rPr>
        <mc:AlternateContent>
          <mc:Choice Requires="wps">
            <w:drawing>
              <wp:anchor distT="0" distB="0" distL="114300" distR="114300" simplePos="0" relativeHeight="251756544" behindDoc="0" locked="0" layoutInCell="1" allowOverlap="1" wp14:anchorId="10BE0F12" wp14:editId="288E8DA2">
                <wp:simplePos x="0" y="0"/>
                <wp:positionH relativeFrom="column">
                  <wp:posOffset>1075690</wp:posOffset>
                </wp:positionH>
                <wp:positionV relativeFrom="paragraph">
                  <wp:posOffset>36830</wp:posOffset>
                </wp:positionV>
                <wp:extent cx="1876425"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DD911" id="Straight Connector 12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84.7pt,2.9pt" to="23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3uQEAAMcDAAAOAAAAZHJzL2Uyb0RvYy54bWysU8GOEzEMvSPxD1HudNpqW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" strokecolor="#4472c4 [3204]" strokeweight=".5pt">
                <v:stroke joinstyle="miter"/>
              </v:line>
            </w:pict>
          </mc:Fallback>
        </mc:AlternateContent>
      </w:r>
    </w:p>
    <w:p w14:paraId="302DA581" w14:textId="77777777" w:rsidR="001602CB" w:rsidRDefault="001602CB" w:rsidP="001E12C6">
      <w:pPr>
        <w:rPr>
          <w:rFonts w:ascii="Verdana" w:hAnsi="Verdana"/>
        </w:rPr>
      </w:pPr>
    </w:p>
    <w:p w14:paraId="363A4CF7" w14:textId="303AB0E4" w:rsidR="00C739AA" w:rsidRDefault="001602CB" w:rsidP="001E12C6">
      <w:pPr>
        <w:rPr>
          <w:rFonts w:ascii="Verdana" w:hAnsi="Verdana"/>
        </w:rPr>
      </w:pPr>
      <w:r>
        <w:rPr>
          <w:rFonts w:ascii="Verdana" w:hAnsi="Verdana"/>
        </w:rPr>
        <w:t xml:space="preserve">The above results in the equation </w:t>
      </w:r>
      <w:r w:rsidRPr="001602CB">
        <w:rPr>
          <w:rFonts w:ascii="Verdana" w:hAnsi="Verdana"/>
        </w:rPr>
        <w:t>f(</w:t>
      </w:r>
      <w:proofErr w:type="spellStart"/>
      <w:proofErr w:type="gramStart"/>
      <w:r w:rsidRPr="001602CB">
        <w:rPr>
          <w:rFonts w:ascii="Verdana" w:hAnsi="Verdana"/>
        </w:rPr>
        <w:t>x,y</w:t>
      </w:r>
      <w:proofErr w:type="gramEnd"/>
      <w:r w:rsidRPr="001602CB">
        <w:rPr>
          <w:rFonts w:ascii="Verdana" w:hAnsi="Verdana"/>
        </w:rPr>
        <w:t>,z</w:t>
      </w:r>
      <w:proofErr w:type="spellEnd"/>
      <w:r w:rsidRPr="001602CB">
        <w:rPr>
          <w:rFonts w:ascii="Verdana" w:hAnsi="Verdana"/>
        </w:rPr>
        <w:t>)=(</w:t>
      </w:r>
      <w:proofErr w:type="spellStart"/>
      <w:r w:rsidRPr="001602CB">
        <w:rPr>
          <w:rFonts w:ascii="Verdana" w:hAnsi="Verdana"/>
        </w:rPr>
        <w:t>x+y</w:t>
      </w:r>
      <w:proofErr w:type="spellEnd"/>
      <w:r w:rsidRPr="001602CB">
        <w:rPr>
          <w:rFonts w:ascii="Verdana" w:hAnsi="Verdana"/>
        </w:rPr>
        <w:t>)z</w:t>
      </w:r>
      <w:r>
        <w:rPr>
          <w:rFonts w:ascii="Verdana" w:hAnsi="Verdana"/>
        </w:rPr>
        <w:t>.</w:t>
      </w:r>
      <w:r w:rsidR="009C7D2B">
        <w:rPr>
          <w:rFonts w:ascii="Verdana" w:hAnsi="Verdana"/>
        </w:rPr>
        <w:t xml:space="preserve"> But </w:t>
      </w:r>
      <w:r w:rsidR="000759BB">
        <w:rPr>
          <w:rFonts w:ascii="Verdana" w:hAnsi="Verdana"/>
        </w:rPr>
        <w:t>since the final output is derived from the multiply gate, we can ignore the x and y and represent the above by equation f(</w:t>
      </w:r>
      <w:proofErr w:type="spellStart"/>
      <w:proofErr w:type="gramStart"/>
      <w:r w:rsidR="000759BB">
        <w:rPr>
          <w:rFonts w:ascii="Verdana" w:hAnsi="Verdana"/>
        </w:rPr>
        <w:t>q,z</w:t>
      </w:r>
      <w:proofErr w:type="spellEnd"/>
      <w:proofErr w:type="gramEnd"/>
      <w:r w:rsidR="000759BB">
        <w:rPr>
          <w:rFonts w:ascii="Verdana" w:hAnsi="Verdana"/>
        </w:rPr>
        <w:t xml:space="preserve">)  = </w:t>
      </w:r>
      <w:proofErr w:type="spellStart"/>
      <w:r w:rsidR="000759BB">
        <w:rPr>
          <w:rFonts w:ascii="Verdana" w:hAnsi="Verdana"/>
        </w:rPr>
        <w:t>qz</w:t>
      </w:r>
      <w:proofErr w:type="spellEnd"/>
      <w:r w:rsidR="00006BF5">
        <w:rPr>
          <w:rFonts w:ascii="Verdana" w:hAnsi="Verdana"/>
        </w:rPr>
        <w:t xml:space="preserve"> from the previous formulation. Also, q-derivative will be equal to z and z-derivative will be equal to q.</w:t>
      </w:r>
    </w:p>
    <w:p w14:paraId="3C2CE2E5" w14:textId="561A124D" w:rsidR="00696C56" w:rsidRDefault="00696C56" w:rsidP="001E12C6">
      <w:pPr>
        <w:rPr>
          <w:rFonts w:ascii="Verdana" w:hAnsi="Verdana"/>
        </w:rPr>
      </w:pPr>
    </w:p>
    <w:p w14:paraId="413CF169" w14:textId="5A061007" w:rsidR="00DF5FD2" w:rsidRDefault="00DF5FD2" w:rsidP="001E12C6">
      <w:pPr>
        <w:rPr>
          <w:rFonts w:ascii="Verdana" w:hAnsi="Verdana"/>
        </w:rPr>
      </w:pPr>
    </w:p>
    <w:p w14:paraId="35A1AFF0" w14:textId="07F56A14" w:rsidR="00DF5FD2" w:rsidRDefault="00DF5FD2" w:rsidP="001E12C6">
      <w:pPr>
        <w:rPr>
          <w:rFonts w:ascii="Verdana" w:hAnsi="Verdana"/>
        </w:rPr>
      </w:pPr>
    </w:p>
    <w:p w14:paraId="6CF348F8" w14:textId="53384A0F" w:rsidR="00DF5FD2" w:rsidRDefault="00DF5FD2" w:rsidP="001E12C6">
      <w:pPr>
        <w:rPr>
          <w:rFonts w:ascii="Verdana" w:hAnsi="Verdana"/>
        </w:rPr>
      </w:pPr>
    </w:p>
    <w:p w14:paraId="317DF572" w14:textId="4EB2843B" w:rsidR="00DF5FD2" w:rsidRDefault="00DF5FD2" w:rsidP="001E12C6">
      <w:pPr>
        <w:rPr>
          <w:rFonts w:ascii="Verdana" w:hAnsi="Verdana"/>
        </w:rPr>
      </w:pPr>
    </w:p>
    <w:p w14:paraId="31879D55" w14:textId="6A0AF079" w:rsidR="00DF5FD2" w:rsidRDefault="00DF5FD2" w:rsidP="001E12C6">
      <w:pPr>
        <w:rPr>
          <w:rFonts w:ascii="Verdana" w:hAnsi="Verdana"/>
        </w:rPr>
      </w:pPr>
    </w:p>
    <w:p w14:paraId="40B839BC" w14:textId="0A93BC61" w:rsidR="00DF5FD2" w:rsidRDefault="00DF5FD2" w:rsidP="001E12C6">
      <w:pPr>
        <w:rPr>
          <w:rFonts w:ascii="Verdana" w:hAnsi="Verdana"/>
        </w:rPr>
      </w:pPr>
    </w:p>
    <w:p w14:paraId="60AE7EBF" w14:textId="20943435" w:rsidR="00DF5FD2" w:rsidRDefault="00DF5FD2" w:rsidP="001E12C6">
      <w:pPr>
        <w:rPr>
          <w:rFonts w:ascii="Verdana" w:hAnsi="Verdana"/>
        </w:rPr>
      </w:pPr>
    </w:p>
    <w:p w14:paraId="70A3A905" w14:textId="4FCFE684" w:rsidR="00DF5FD2" w:rsidRDefault="00DF5FD2" w:rsidP="001E12C6">
      <w:pPr>
        <w:rPr>
          <w:rFonts w:ascii="Verdana" w:hAnsi="Verdana"/>
        </w:rPr>
      </w:pPr>
    </w:p>
    <w:p w14:paraId="75CB2E4A" w14:textId="06DC3E41" w:rsidR="00DF5FD2" w:rsidRDefault="00DF5FD2" w:rsidP="001E12C6">
      <w:pPr>
        <w:rPr>
          <w:rFonts w:ascii="Verdana" w:hAnsi="Verdana"/>
        </w:rPr>
      </w:pPr>
    </w:p>
    <w:p w14:paraId="4A4D00D4" w14:textId="536DC168" w:rsidR="00DF5FD2" w:rsidRDefault="00DF5FD2" w:rsidP="001E12C6">
      <w:pPr>
        <w:rPr>
          <w:rFonts w:ascii="Verdana" w:hAnsi="Verdana"/>
        </w:rPr>
      </w:pPr>
    </w:p>
    <w:p w14:paraId="34A1A772" w14:textId="77777777" w:rsidR="00DF5FD2" w:rsidRDefault="00DF5FD2" w:rsidP="001E12C6">
      <w:pPr>
        <w:rPr>
          <w:rFonts w:ascii="Verdana" w:hAnsi="Verdana"/>
        </w:rPr>
      </w:pPr>
    </w:p>
    <w:p w14:paraId="74D0071C" w14:textId="3B98F077" w:rsidR="00EA19E6" w:rsidRDefault="00EA19E6" w:rsidP="00EA19E6">
      <w:pPr>
        <w:pStyle w:val="Heading2"/>
      </w:pPr>
      <w:bookmarkStart w:id="45" w:name="_Toc514018952"/>
      <w:r>
        <w:t>Shazam - a contemporary AI music tool</w:t>
      </w:r>
      <w:bookmarkEnd w:id="45"/>
    </w:p>
    <w:p w14:paraId="754DE669" w14:textId="01ED6E4C" w:rsidR="004050D5" w:rsidRPr="00345DFD" w:rsidRDefault="004050D5" w:rsidP="004050D5">
      <w:pPr>
        <w:rPr>
          <w:rFonts w:ascii="Verdana" w:hAnsi="Verdana"/>
        </w:rPr>
      </w:pPr>
      <w:r w:rsidRPr="00345DFD">
        <w:rPr>
          <w:rFonts w:ascii="Verdana" w:hAnsi="Verdana"/>
        </w:rPr>
        <w:t>This is a</w:t>
      </w:r>
      <w:r w:rsidR="001D7984" w:rsidRPr="00345DFD">
        <w:rPr>
          <w:rFonts w:ascii="Verdana" w:hAnsi="Verdana"/>
        </w:rPr>
        <w:t>n</w:t>
      </w:r>
      <w:r w:rsidRPr="00345DFD">
        <w:rPr>
          <w:rFonts w:ascii="Verdana" w:hAnsi="Verdana"/>
        </w:rPr>
        <w:t xml:space="preserve"> overview of Shazam as </w:t>
      </w:r>
      <w:r w:rsidR="00E83695" w:rsidRPr="00345DFD">
        <w:rPr>
          <w:rFonts w:ascii="Verdana" w:hAnsi="Verdana"/>
        </w:rPr>
        <w:t>published</w:t>
      </w:r>
      <w:r w:rsidRPr="00345DFD">
        <w:rPr>
          <w:rFonts w:ascii="Verdana" w:hAnsi="Verdana"/>
        </w:rPr>
        <w:t xml:space="preserve"> in </w:t>
      </w:r>
      <w:sdt>
        <w:sdtPr>
          <w:rPr>
            <w:rFonts w:ascii="Verdana" w:hAnsi="Verdana"/>
            <w:shd w:val="clear" w:color="auto" w:fill="F2F2F2" w:themeFill="background1" w:themeFillShade="F2"/>
          </w:rPr>
          <w:id w:val="-1076659693"/>
          <w:citation/>
        </w:sdtPr>
        <w:sdtContent>
          <w:r w:rsidRPr="00345DFD">
            <w:rPr>
              <w:rFonts w:ascii="Verdana" w:hAnsi="Verdana"/>
              <w:shd w:val="clear" w:color="auto" w:fill="F2F2F2" w:themeFill="background1" w:themeFillShade="F2"/>
            </w:rPr>
            <w:fldChar w:fldCharType="begin"/>
          </w:r>
          <w:r w:rsidRPr="00345DFD">
            <w:rPr>
              <w:rFonts w:ascii="Verdana" w:hAnsi="Verdana"/>
              <w:shd w:val="clear" w:color="auto" w:fill="F2F2F2" w:themeFill="background1" w:themeFillShade="F2"/>
            </w:rPr>
            <w:instrText xml:space="preserve"> CITATION Jov18 \l 2057 </w:instrText>
          </w:r>
          <w:r w:rsidRPr="00345DFD">
            <w:rPr>
              <w:rFonts w:ascii="Verdana" w:hAnsi="Verdana"/>
              <w:shd w:val="clear" w:color="auto" w:fill="F2F2F2" w:themeFill="background1" w:themeFillShade="F2"/>
            </w:rPr>
            <w:fldChar w:fldCharType="separate"/>
          </w:r>
          <w:r w:rsidRPr="00345DFD">
            <w:rPr>
              <w:rFonts w:ascii="Verdana" w:hAnsi="Verdana"/>
              <w:noProof/>
              <w:shd w:val="clear" w:color="auto" w:fill="F2F2F2" w:themeFill="background1" w:themeFillShade="F2"/>
            </w:rPr>
            <w:t>(Jovanovic, 2018)</w:t>
          </w:r>
          <w:r w:rsidRPr="00345DFD">
            <w:rPr>
              <w:rFonts w:ascii="Verdana" w:hAnsi="Verdana"/>
              <w:shd w:val="clear" w:color="auto" w:fill="F2F2F2" w:themeFill="background1" w:themeFillShade="F2"/>
            </w:rPr>
            <w:fldChar w:fldCharType="end"/>
          </w:r>
        </w:sdtContent>
      </w:sdt>
      <w:r w:rsidRPr="00345DFD">
        <w:rPr>
          <w:rFonts w:ascii="Verdana" w:hAnsi="Verdana"/>
        </w:rPr>
        <w:t>.</w:t>
      </w:r>
    </w:p>
    <w:p w14:paraId="57205807" w14:textId="2A6A6B0B" w:rsidR="00EA19E6" w:rsidRDefault="00EA19E6" w:rsidP="00BC3D76">
      <w:pPr>
        <w:pStyle w:val="Heading3"/>
      </w:pPr>
      <w:bookmarkStart w:id="46" w:name="_Toc514018953"/>
      <w:r>
        <w:t>Purpose:</w:t>
      </w:r>
      <w:bookmarkEnd w:id="46"/>
    </w:p>
    <w:p w14:paraId="0EDDDF10" w14:textId="77777777" w:rsidR="00EA19E6" w:rsidRDefault="00EA19E6" w:rsidP="00EA19E6">
      <w:r>
        <w:t>Today, Shazam is the most popular and sophisticated AI tool that identifies a song. Now we all hear songs in the Radio or on the go, but cannot remember always what song it is? Shazam comes handy in identifying a song from a whole range of music collection within a music database.</w:t>
      </w:r>
    </w:p>
    <w:p w14:paraId="70C3147E" w14:textId="3EDC592F" w:rsidR="00EA19E6" w:rsidRDefault="00EA19E6" w:rsidP="00EA19E6">
      <w:r>
        <w:t xml:space="preserve">There are many other programs and libraries in different programming languages written to achieve the </w:t>
      </w:r>
      <w:r w:rsidR="00CA2380">
        <w:t>A</w:t>
      </w:r>
      <w:r>
        <w:t xml:space="preserve">nalog to </w:t>
      </w:r>
      <w:r w:rsidR="00CA2380">
        <w:t>D</w:t>
      </w:r>
      <w:r>
        <w:t>igital conversion of sound. Shazam is Java based and almost matches the objective of this dissertation.</w:t>
      </w:r>
    </w:p>
    <w:p w14:paraId="06F62202" w14:textId="77777777" w:rsidR="00EA19E6" w:rsidRDefault="00EA19E6" w:rsidP="00BC3D76">
      <w:pPr>
        <w:pStyle w:val="Heading3"/>
      </w:pPr>
      <w:bookmarkStart w:id="47" w:name="_Toc514018954"/>
      <w:r>
        <w:t>Analog to Digital conversion:</w:t>
      </w:r>
      <w:bookmarkEnd w:id="47"/>
    </w:p>
    <w:p w14:paraId="2B83607F" w14:textId="77777777" w:rsidR="00EA19E6" w:rsidRDefault="00EA19E6" w:rsidP="00EA19E6">
      <w:r>
        <w:t xml:space="preserve">As input, Shazam converts the Analog signals to Digital. As Sound is the vibration created by air pressure and displacement through a medium, within the human ears, this vibration is transmitted to hair cells through the eardrum which then produces electrical impulses that are then fed to the brain through our auditory nervous system. Recording a song fairly produces a similar electrical signal. But, the sound wave is a continuous signal and the microphone also captures a recording as a continuous </w:t>
      </w:r>
      <w:proofErr w:type="spellStart"/>
      <w:r>
        <w:t>analog</w:t>
      </w:r>
      <w:proofErr w:type="spellEnd"/>
      <w:r>
        <w:t xml:space="preserve"> voltage signal, which is particularly not useful in the digital world. Therefore, before this can be processed by the computer, this needs to be translated into discrete signal which can be stored digitally. This is achieved by capturing the amplitude (the peaks or troughs at a given point in time).</w:t>
      </w:r>
    </w:p>
    <w:p w14:paraId="6A19C3B2" w14:textId="77777777" w:rsidR="00EA19E6" w:rsidRDefault="00EA19E6" w:rsidP="00EA19E6">
      <w:pPr>
        <w:jc w:val="center"/>
      </w:pPr>
      <w:r>
        <w:rPr>
          <w:noProof/>
        </w:rPr>
        <w:lastRenderedPageBreak/>
        <w:drawing>
          <wp:inline distT="0" distB="0" distL="0" distR="0" wp14:anchorId="6C5F5916" wp14:editId="5E3E8100">
            <wp:extent cx="5529505" cy="17064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31" cy="1728380"/>
                    </a:xfrm>
                    <a:prstGeom prst="rect">
                      <a:avLst/>
                    </a:prstGeom>
                  </pic:spPr>
                </pic:pic>
              </a:graphicData>
            </a:graphic>
          </wp:inline>
        </w:drawing>
      </w:r>
    </w:p>
    <w:p w14:paraId="79758284" w14:textId="77777777" w:rsidR="00EA19E6" w:rsidRDefault="00EA19E6" w:rsidP="00EA19E6">
      <w:r>
        <w:t>As audible human frequency is 20 – 20KHz, the sampling Rate is always set to twice the frequency of 44100 Hz. Other settings that can be useful to analyse sound channels (1 for mono), sample size (16 bit).</w:t>
      </w:r>
    </w:p>
    <w:p w14:paraId="2C1CEFA6" w14:textId="3D3C5341" w:rsidR="00EA19E6" w:rsidRDefault="00EA19E6" w:rsidP="00EA19E6">
      <w:r>
        <w:t xml:space="preserve">The conversion of </w:t>
      </w:r>
      <w:r w:rsidR="00E516DA">
        <w:t>A</w:t>
      </w:r>
      <w:r>
        <w:t>nalog</w:t>
      </w:r>
      <w:r w:rsidR="00BA43DD">
        <w:t>-</w:t>
      </w:r>
      <w:r>
        <w:t>to</w:t>
      </w:r>
      <w:r w:rsidR="00BA43DD">
        <w:t>-</w:t>
      </w:r>
      <w:r>
        <w:t>digital involves quantization of the input and therefore introduces a small error. The converters, to overcome this, perform multiple conversion on very small pieces of signal, a process called sampling.</w:t>
      </w:r>
    </w:p>
    <w:p w14:paraId="50C3F868" w14:textId="75478409" w:rsidR="00EA19E6" w:rsidRDefault="004050D5" w:rsidP="0057792D">
      <w:pPr>
        <w:pStyle w:val="Heading3"/>
      </w:pPr>
      <w:bookmarkStart w:id="48" w:name="_Toc514018955"/>
      <w:r>
        <w:t>How does Shazam work?</w:t>
      </w:r>
      <w:bookmarkEnd w:id="48"/>
    </w:p>
    <w:p w14:paraId="75869229" w14:textId="173A18D8" w:rsidR="004050D5" w:rsidRDefault="004050D5" w:rsidP="004050D5">
      <w:r>
        <w:t xml:space="preserve">Sound Recording is easy in this age as there are so many Analog-to-digital converters. It is important to choose the correct API and programming language as </w:t>
      </w:r>
      <w:r w:rsidRPr="004050D5">
        <w:t>Jovan Jovanovic</w:t>
      </w:r>
      <w:r>
        <w:t xml:space="preserve"> puts it, that is important. </w:t>
      </w:r>
      <w:r w:rsidR="00866B87">
        <w:t xml:space="preserve">In 2003, </w:t>
      </w:r>
      <w:proofErr w:type="spellStart"/>
      <w:r w:rsidR="00866B87">
        <w:t>Shazam’s</w:t>
      </w:r>
      <w:proofErr w:type="spellEnd"/>
      <w:r w:rsidR="00866B87">
        <w:t xml:space="preserve"> inventor </w:t>
      </w:r>
      <w:r w:rsidR="00866B87" w:rsidRPr="00866B87">
        <w:t>Avery Li-Chung Wang</w:t>
      </w:r>
      <w:r w:rsidR="00866B87">
        <w:t xml:space="preserve"> published an article on Shazam algorithm</w:t>
      </w:r>
      <w:sdt>
        <w:sdtPr>
          <w:rPr>
            <w:shd w:val="clear" w:color="auto" w:fill="F2F2F2" w:themeFill="background1" w:themeFillShade="F2"/>
          </w:rPr>
          <w:id w:val="-1037499395"/>
          <w:citation/>
        </w:sdtPr>
        <w:sdtContent>
          <w:r w:rsidR="007F40CC" w:rsidRPr="00170BCA">
            <w:rPr>
              <w:shd w:val="clear" w:color="auto" w:fill="F2F2F2" w:themeFill="background1" w:themeFillShade="F2"/>
            </w:rPr>
            <w:fldChar w:fldCharType="begin"/>
          </w:r>
          <w:r w:rsidR="007F40CC" w:rsidRPr="00170BCA">
            <w:rPr>
              <w:shd w:val="clear" w:color="auto" w:fill="F2F2F2" w:themeFill="background1" w:themeFillShade="F2"/>
            </w:rPr>
            <w:instrText xml:space="preserve"> CITATION Ave06 \l 2057 </w:instrText>
          </w:r>
          <w:r w:rsidR="007F40CC" w:rsidRPr="00170BCA">
            <w:rPr>
              <w:shd w:val="clear" w:color="auto" w:fill="F2F2F2" w:themeFill="background1" w:themeFillShade="F2"/>
            </w:rPr>
            <w:fldChar w:fldCharType="separate"/>
          </w:r>
          <w:r w:rsidR="007F40CC" w:rsidRPr="00170BCA">
            <w:rPr>
              <w:noProof/>
              <w:shd w:val="clear" w:color="auto" w:fill="F2F2F2" w:themeFill="background1" w:themeFillShade="F2"/>
            </w:rPr>
            <w:t xml:space="preserve"> (Wang, 2006)</w:t>
          </w:r>
          <w:r w:rsidR="007F40CC" w:rsidRPr="00170BCA">
            <w:rPr>
              <w:shd w:val="clear" w:color="auto" w:fill="F2F2F2" w:themeFill="background1" w:themeFillShade="F2"/>
            </w:rPr>
            <w:fldChar w:fldCharType="end"/>
          </w:r>
        </w:sdtContent>
      </w:sdt>
      <w:r w:rsidR="00866B87">
        <w:t xml:space="preserve">. </w:t>
      </w:r>
    </w:p>
    <w:p w14:paraId="756E372D" w14:textId="22D89FE9" w:rsidR="00905060" w:rsidRDefault="00905060" w:rsidP="00905060">
      <w:pPr>
        <w:pStyle w:val="Heading4"/>
      </w:pPr>
      <w:bookmarkStart w:id="49" w:name="_Toc514018956"/>
      <w:r>
        <w:t>The challenge</w:t>
      </w:r>
      <w:bookmarkEnd w:id="49"/>
    </w:p>
    <w:p w14:paraId="6BA37B2A" w14:textId="41A0B12D" w:rsidR="00506430" w:rsidRDefault="00A047F4" w:rsidP="00905060">
      <w:r>
        <w:t xml:space="preserve">The algorithm had to </w:t>
      </w:r>
      <w:r w:rsidR="00CC6269">
        <w:t>recognise short audio samples captured with not so high end cellular microphone mixed with surround noise that is sent to the server across internet with limited bandwidth and subjected to Voice codec compression.</w:t>
      </w:r>
      <w:r w:rsidR="00506430">
        <w:t xml:space="preserve"> After reaching the server, the algorithm </w:t>
      </w:r>
      <w:r w:rsidR="00D00395">
        <w:t>is required</w:t>
      </w:r>
      <w:r w:rsidR="00087E5C">
        <w:t xml:space="preserve"> to</w:t>
      </w:r>
      <w:r w:rsidR="00506430">
        <w:t xml:space="preserve"> perform a search within a 2M song database and produce high accuracy and recognition rate.</w:t>
      </w:r>
    </w:p>
    <w:p w14:paraId="247567DA" w14:textId="77777777" w:rsidR="004D02CA" w:rsidRDefault="004D02CA" w:rsidP="004D02CA">
      <w:pPr>
        <w:pStyle w:val="Heading4"/>
      </w:pPr>
      <w:bookmarkStart w:id="50" w:name="_Toc514018957"/>
      <w:r>
        <w:t>How does Shazam achieve this?</w:t>
      </w:r>
      <w:bookmarkEnd w:id="50"/>
    </w:p>
    <w:p w14:paraId="2B806A75" w14:textId="66198553" w:rsidR="00457349" w:rsidRDefault="00FD108B" w:rsidP="00457349">
      <w:r>
        <w:t>Each audio file is fingerprinted. In this process, hash tokens are extracted which can be reproduced</w:t>
      </w:r>
      <w:r w:rsidR="00457349">
        <w:t>.</w:t>
      </w:r>
      <w:r>
        <w:t xml:space="preserve"> </w:t>
      </w:r>
      <w:r w:rsidR="00BB090F">
        <w:t>Both sample files loaded by the user and the files in the database are analysed in the same way. The fingerprints are then matched for the samples against the database</w:t>
      </w:r>
      <w:r w:rsidR="00527414">
        <w:t>. Then the match is checked for correctness and accuracy.</w:t>
      </w:r>
    </w:p>
    <w:p w14:paraId="091D896C" w14:textId="6F9B3308" w:rsidR="00EA19E6" w:rsidRDefault="00541830" w:rsidP="00EA19E6">
      <w:r>
        <w:rPr>
          <w:noProof/>
        </w:rPr>
        <w:lastRenderedPageBreak/>
        <w:drawing>
          <wp:inline distT="0" distB="0" distL="0" distR="0" wp14:anchorId="3001BB75" wp14:editId="31A8DCF5">
            <wp:extent cx="5722620" cy="4914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6922" cy="4961538"/>
                    </a:xfrm>
                    <a:prstGeom prst="rect">
                      <a:avLst/>
                    </a:prstGeom>
                  </pic:spPr>
                </pic:pic>
              </a:graphicData>
            </a:graphic>
          </wp:inline>
        </w:drawing>
      </w:r>
    </w:p>
    <w:p w14:paraId="467A6FF6" w14:textId="355953F4" w:rsidR="00F644BA" w:rsidRDefault="00F644BA" w:rsidP="00F644BA">
      <w:pPr>
        <w:pStyle w:val="Heading2"/>
      </w:pPr>
      <w:bookmarkStart w:id="51" w:name="_Toc514018958"/>
      <w:r>
        <w:t>Deep Learning</w:t>
      </w:r>
      <w:r w:rsidR="00307F2A">
        <w:t xml:space="preserve"> Models</w:t>
      </w:r>
      <w:bookmarkEnd w:id="51"/>
    </w:p>
    <w:p w14:paraId="6225F90C" w14:textId="77777777" w:rsidR="00F644BA" w:rsidRPr="00AC5819" w:rsidRDefault="00F644BA" w:rsidP="00F644BA">
      <w:r>
        <w:t xml:space="preserve">Reference: </w:t>
      </w:r>
      <w:r w:rsidRPr="00AC5819">
        <w:t>https://www.youtube.com/watch?v=T0r-uCXvDzQ</w:t>
      </w:r>
    </w:p>
    <w:p w14:paraId="65D0228A" w14:textId="77777777" w:rsidR="00F644BA" w:rsidRDefault="00F644BA" w:rsidP="00F644BA">
      <w:r>
        <w:t>Deep Learning is a young sub-field within Neural Networks which is a sub-field of Machine Learning. Neural network has only been in existence for 30 years and only in the last 8 years there have been good and viable design patterns constructed and they mostly are in the field of AI. Deep is the concept of the depth of the actual hidden layers that form part of the neural network.</w:t>
      </w:r>
    </w:p>
    <w:p w14:paraId="7CC9F886" w14:textId="77777777" w:rsidR="00F644BA" w:rsidRDefault="00F644BA" w:rsidP="00F644BA">
      <w:r>
        <w:rPr>
          <w:noProof/>
        </w:rPr>
        <mc:AlternateContent>
          <mc:Choice Requires="wpg">
            <w:drawing>
              <wp:anchor distT="0" distB="0" distL="114300" distR="114300" simplePos="0" relativeHeight="251688960" behindDoc="0" locked="0" layoutInCell="1" allowOverlap="1" wp14:anchorId="66811948" wp14:editId="3ABA23A4">
                <wp:simplePos x="0" y="0"/>
                <wp:positionH relativeFrom="column">
                  <wp:posOffset>347663</wp:posOffset>
                </wp:positionH>
                <wp:positionV relativeFrom="paragraph">
                  <wp:posOffset>89218</wp:posOffset>
                </wp:positionV>
                <wp:extent cx="2576195" cy="2342833"/>
                <wp:effectExtent l="0" t="0" r="14605" b="19685"/>
                <wp:wrapNone/>
                <wp:docPr id="29" name="Group 29"/>
                <wp:cNvGraphicFramePr/>
                <a:graphic xmlns:a="http://schemas.openxmlformats.org/drawingml/2006/main">
                  <a:graphicData uri="http://schemas.microsoft.com/office/word/2010/wordprocessingGroup">
                    <wpg:wgp>
                      <wpg:cNvGrpSpPr/>
                      <wpg:grpSpPr>
                        <a:xfrm>
                          <a:off x="0" y="0"/>
                          <a:ext cx="2576195" cy="2342833"/>
                          <a:chOff x="0" y="0"/>
                          <a:chExt cx="2576195" cy="2342833"/>
                        </a:xfrm>
                      </wpg:grpSpPr>
                      <wpg:grpSp>
                        <wpg:cNvPr id="30" name="Group 30"/>
                        <wpg:cNvGrpSpPr/>
                        <wpg:grpSpPr>
                          <a:xfrm>
                            <a:off x="0" y="0"/>
                            <a:ext cx="2576195" cy="2342833"/>
                            <a:chOff x="0" y="0"/>
                            <a:chExt cx="2576195" cy="2342833"/>
                          </a:xfrm>
                        </wpg:grpSpPr>
                        <wpg:grpSp>
                          <wpg:cNvPr id="33" name="Group 33"/>
                          <wpg:cNvGrpSpPr/>
                          <wpg:grpSpPr>
                            <a:xfrm>
                              <a:off x="0" y="0"/>
                              <a:ext cx="2576195" cy="2342833"/>
                              <a:chOff x="0" y="0"/>
                              <a:chExt cx="2576195" cy="2342833"/>
                            </a:xfrm>
                          </wpg:grpSpPr>
                          <wpg:grpSp>
                            <wpg:cNvPr id="34" name="Group 34"/>
                            <wpg:cNvGrpSpPr/>
                            <wpg:grpSpPr>
                              <a:xfrm>
                                <a:off x="0" y="0"/>
                                <a:ext cx="2576195" cy="2342833"/>
                                <a:chOff x="0" y="0"/>
                                <a:chExt cx="2576195" cy="2342833"/>
                              </a:xfrm>
                            </wpg:grpSpPr>
                            <wps:wsp>
                              <wps:cNvPr id="35" name="Oval 35"/>
                              <wps:cNvSpPr/>
                              <wps:spPr>
                                <a:xfrm>
                                  <a:off x="0" y="0"/>
                                  <a:ext cx="2576195" cy="2342833"/>
                                </a:xfrm>
                                <a:prstGeom prst="ellipse">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4287" y="242887"/>
                                  <a:ext cx="2028825" cy="181419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0" y="661987"/>
                                  <a:ext cx="1028700" cy="895350"/>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2090737" y="752475"/>
                                <a:ext cx="337820" cy="880745"/>
                              </a:xfrm>
                              <a:prstGeom prst="rect">
                                <a:avLst/>
                              </a:prstGeom>
                              <a:noFill/>
                              <a:ln w="6350">
                                <a:noFill/>
                              </a:ln>
                            </wps:spPr>
                            <wps:txbx>
                              <w:txbxContent>
                                <w:p w14:paraId="2C13A90F" w14:textId="77777777" w:rsidR="008D63D9" w:rsidRPr="001729C6" w:rsidRDefault="008D63D9" w:rsidP="00F644BA">
                                  <w:pPr>
                                    <w:rPr>
                                      <w:color w:val="000000" w:themeColor="text1"/>
                                      <w:sz w:val="16"/>
                                      <w:szCs w:val="16"/>
                                    </w:rPr>
                                  </w:pPr>
                                  <w:r w:rsidRPr="001729C6">
                                    <w:rPr>
                                      <w:color w:val="000000" w:themeColor="text1"/>
                                      <w:sz w:val="16"/>
                                      <w:szCs w:val="16"/>
                                    </w:rPr>
                                    <w:t>Machine Learning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s:wsp>
                          <wps:cNvPr id="51" name="Text Box 51"/>
                          <wps:cNvSpPr txBox="1"/>
                          <wps:spPr>
                            <a:xfrm>
                              <a:off x="1357312" y="738187"/>
                              <a:ext cx="337820" cy="852170"/>
                            </a:xfrm>
                            <a:prstGeom prst="rect">
                              <a:avLst/>
                            </a:prstGeom>
                            <a:noFill/>
                            <a:ln w="6350">
                              <a:noFill/>
                            </a:ln>
                          </wps:spPr>
                          <wps:txbx>
                            <w:txbxContent>
                              <w:p w14:paraId="5E8547D8" w14:textId="77777777" w:rsidR="008D63D9" w:rsidRPr="001729C6" w:rsidRDefault="008D63D9" w:rsidP="00F644BA">
                                <w:pPr>
                                  <w:rPr>
                                    <w:color w:val="000000" w:themeColor="text1"/>
                                    <w:sz w:val="16"/>
                                    <w:szCs w:val="16"/>
                                  </w:rPr>
                                </w:pPr>
                                <w:r>
                                  <w:rPr>
                                    <w:color w:val="000000" w:themeColor="text1"/>
                                    <w:sz w:val="16"/>
                                    <w:szCs w:val="16"/>
                                  </w:rPr>
                                  <w:t>Neural Networks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s:wsp>
                        <wps:cNvPr id="64" name="Text Box 64"/>
                        <wps:cNvSpPr txBox="1"/>
                        <wps:spPr>
                          <a:xfrm rot="5228270">
                            <a:off x="257175" y="771525"/>
                            <a:ext cx="480360" cy="617220"/>
                          </a:xfrm>
                          <a:prstGeom prst="rect">
                            <a:avLst/>
                          </a:prstGeom>
                          <a:noFill/>
                          <a:ln w="6350">
                            <a:noFill/>
                          </a:ln>
                        </wps:spPr>
                        <wps:txbx>
                          <w:txbxContent>
                            <w:p w14:paraId="4935B938" w14:textId="77777777" w:rsidR="008D63D9" w:rsidRPr="001729C6" w:rsidRDefault="008D63D9" w:rsidP="00F644BA">
                              <w:pPr>
                                <w:rPr>
                                  <w:color w:val="000000" w:themeColor="text1"/>
                                  <w:sz w:val="16"/>
                                  <w:szCs w:val="16"/>
                                </w:rPr>
                              </w:pPr>
                              <w:r>
                                <w:rPr>
                                  <w:color w:val="000000" w:themeColor="text1"/>
                                  <w:sz w:val="16"/>
                                  <w:szCs w:val="16"/>
                                </w:rPr>
                                <w:t>Deep Learning</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811948" id="Group 29" o:spid="_x0000_s1039" style="position:absolute;margin-left:27.4pt;margin-top:7.05pt;width:202.85pt;height:184.5pt;z-index:251688960" coordsize="25761,2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">
                <v:group id="Group 30" o:spid="_x0000_s1040"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3" o:spid="_x0000_s1041"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42" style="position:absolute;width:25761;height:23428" coordsize="25761,2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043" style="position:absolute;width:25761;height:2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" fillcolor="#cfcdcd [2894]" strokecolor="#1f3763 [1604]" strokeweight="1pt">
                        <v:stroke joinstyle="miter"/>
                      </v:oval>
                      <v:oval id="Oval 39" o:spid="_x0000_s1044" style="position:absolute;left:142;top:2428;width:20289;height:18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oval>
                      <v:oval id="Oval 43" o:spid="_x0000_s1045" style="position:absolute;top:6619;width:10287;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oval>
                    </v:group>
                    <v:shape id="Text Box 44" o:spid="_x0000_s1046" type="#_x0000_t202" style="position:absolute;left:20907;top:7524;width:3378;height:8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" filled="f" stroked="f" strokeweight=".5pt">
                      <v:textbox style="layout-flow:vertical;mso-layout-flow-alt:bottom-to-top">
                        <w:txbxContent>
                          <w:p w14:paraId="2C13A90F" w14:textId="77777777" w:rsidR="008D63D9" w:rsidRPr="001729C6" w:rsidRDefault="008D63D9" w:rsidP="00F644BA">
                            <w:pPr>
                              <w:rPr>
                                <w:color w:val="000000" w:themeColor="text1"/>
                                <w:sz w:val="16"/>
                                <w:szCs w:val="16"/>
                              </w:rPr>
                            </w:pPr>
                            <w:r w:rsidRPr="001729C6">
                              <w:rPr>
                                <w:color w:val="000000" w:themeColor="text1"/>
                                <w:sz w:val="16"/>
                                <w:szCs w:val="16"/>
                              </w:rPr>
                              <w:t>Machine Learning</w:t>
                            </w:r>
                          </w:p>
                        </w:txbxContent>
                      </v:textbox>
                    </v:shape>
                  </v:group>
                  <v:shape id="Text Box 51" o:spid="_x0000_s1047" type="#_x0000_t202" style="position:absolute;left:13573;top:7381;width:3378;height:8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" filled="f" stroked="f" strokeweight=".5pt">
                    <v:textbox style="layout-flow:vertical;mso-layout-flow-alt:bottom-to-top">
                      <w:txbxContent>
                        <w:p w14:paraId="5E8547D8" w14:textId="77777777" w:rsidR="008D63D9" w:rsidRPr="001729C6" w:rsidRDefault="008D63D9" w:rsidP="00F644BA">
                          <w:pPr>
                            <w:rPr>
                              <w:color w:val="000000" w:themeColor="text1"/>
                              <w:sz w:val="16"/>
                              <w:szCs w:val="16"/>
                            </w:rPr>
                          </w:pPr>
                          <w:r>
                            <w:rPr>
                              <w:color w:val="000000" w:themeColor="text1"/>
                              <w:sz w:val="16"/>
                              <w:szCs w:val="16"/>
                            </w:rPr>
                            <w:t>Neural Networks</w:t>
                          </w:r>
                        </w:p>
                      </w:txbxContent>
                    </v:textbox>
                  </v:shape>
                </v:group>
                <v:shape id="Text Box 64" o:spid="_x0000_s1048" type="#_x0000_t202" style="position:absolute;left:2571;top:7715;width:4804;height:6172;rotation:57106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" filled="f" stroked="f" strokeweight=".5pt">
                  <v:textbox style="layout-flow:vertical;mso-layout-flow-alt:bottom-to-top">
                    <w:txbxContent>
                      <w:p w14:paraId="4935B938" w14:textId="77777777" w:rsidR="008D63D9" w:rsidRPr="001729C6" w:rsidRDefault="008D63D9" w:rsidP="00F644BA">
                        <w:pPr>
                          <w:rPr>
                            <w:color w:val="000000" w:themeColor="text1"/>
                            <w:sz w:val="16"/>
                            <w:szCs w:val="16"/>
                          </w:rPr>
                        </w:pPr>
                        <w:r>
                          <w:rPr>
                            <w:color w:val="000000" w:themeColor="text1"/>
                            <w:sz w:val="16"/>
                            <w:szCs w:val="16"/>
                          </w:rPr>
                          <w:t>Deep Learning</w:t>
                        </w:r>
                      </w:p>
                    </w:txbxContent>
                  </v:textbox>
                </v:shape>
              </v:group>
            </w:pict>
          </mc:Fallback>
        </mc:AlternateContent>
      </w:r>
    </w:p>
    <w:p w14:paraId="6B501833" w14:textId="77777777" w:rsidR="00F644BA" w:rsidRDefault="00F644BA" w:rsidP="00F644BA"/>
    <w:p w14:paraId="7ABD4F8A" w14:textId="77777777" w:rsidR="00F644BA" w:rsidRDefault="00F644BA" w:rsidP="00F644BA"/>
    <w:p w14:paraId="4BA15A71" w14:textId="77777777" w:rsidR="00F644BA" w:rsidRDefault="00F644BA" w:rsidP="00F644BA"/>
    <w:p w14:paraId="08177DE4" w14:textId="77777777" w:rsidR="00F644BA" w:rsidRDefault="00F644BA" w:rsidP="00F644BA"/>
    <w:p w14:paraId="08454955" w14:textId="77777777" w:rsidR="00F644BA" w:rsidRDefault="00F644BA" w:rsidP="00F644BA"/>
    <w:p w14:paraId="651AE984" w14:textId="77777777" w:rsidR="00F644BA" w:rsidRDefault="00F644BA" w:rsidP="00F644BA"/>
    <w:p w14:paraId="547D4A2A" w14:textId="77777777" w:rsidR="00F644BA" w:rsidRDefault="00F644BA" w:rsidP="00F644BA"/>
    <w:p w14:paraId="65930599" w14:textId="01B81B06" w:rsidR="00F644BA" w:rsidRDefault="00F644BA" w:rsidP="00F644BA"/>
    <w:p w14:paraId="1523B3E1" w14:textId="15B88480" w:rsidR="000B4284" w:rsidRDefault="000B4284" w:rsidP="00F644BA"/>
    <w:p w14:paraId="544A9E57" w14:textId="78ACB835" w:rsidR="00F644BA" w:rsidRDefault="00F644BA" w:rsidP="00F644BA">
      <w:r>
        <w:t>Some of the different models and purpose of deep learning used to resolve simple to complex problems are:</w:t>
      </w:r>
    </w:p>
    <w:p w14:paraId="4DA94EB0" w14:textId="53788131" w:rsidR="00F644BA" w:rsidRDefault="00F644BA" w:rsidP="00F644BA">
      <w:pPr>
        <w:pStyle w:val="ListParagraph"/>
        <w:numPr>
          <w:ilvl w:val="0"/>
          <w:numId w:val="32"/>
        </w:numPr>
      </w:pPr>
      <w:r>
        <w:t>Classification Models</w:t>
      </w:r>
      <w:r w:rsidR="000B4284">
        <w:t xml:space="preserve"> – Predict by identifying and classifying different features. </w:t>
      </w:r>
      <w:proofErr w:type="spellStart"/>
      <w:r w:rsidR="000B4284">
        <w:t>Eg.</w:t>
      </w:r>
      <w:proofErr w:type="spellEnd"/>
      <w:r w:rsidR="000B4284">
        <w:t xml:space="preserve">: Google </w:t>
      </w:r>
      <w:proofErr w:type="spellStart"/>
      <w:r w:rsidR="000B4284">
        <w:t>AutoML</w:t>
      </w:r>
      <w:proofErr w:type="spellEnd"/>
      <w:r w:rsidR="000B4284">
        <w:t>.</w:t>
      </w:r>
    </w:p>
    <w:p w14:paraId="733CA308" w14:textId="042C0891" w:rsidR="00F644BA" w:rsidRDefault="00F644BA" w:rsidP="00F644BA">
      <w:pPr>
        <w:pStyle w:val="ListParagraph"/>
        <w:numPr>
          <w:ilvl w:val="0"/>
          <w:numId w:val="32"/>
        </w:numPr>
      </w:pPr>
      <w:r>
        <w:t>Segmentation Models</w:t>
      </w:r>
      <w:r w:rsidR="000B4284">
        <w:t xml:space="preserve"> – </w:t>
      </w:r>
      <w:proofErr w:type="spellStart"/>
      <w:r w:rsidR="008E76E0">
        <w:t>Eg.</w:t>
      </w:r>
      <w:proofErr w:type="spellEnd"/>
      <w:r w:rsidR="008E76E0">
        <w:t xml:space="preserve">: </w:t>
      </w:r>
      <w:r w:rsidR="000B4284">
        <w:t xml:space="preserve">Auto driving where classification is done </w:t>
      </w:r>
      <w:r w:rsidR="008E76E0">
        <w:t>at pixel level.</w:t>
      </w:r>
    </w:p>
    <w:p w14:paraId="63B0A918" w14:textId="75BD1689" w:rsidR="00F644BA" w:rsidRDefault="00F644BA" w:rsidP="00F644BA">
      <w:pPr>
        <w:pStyle w:val="ListParagraph"/>
        <w:numPr>
          <w:ilvl w:val="0"/>
          <w:numId w:val="32"/>
        </w:numPr>
      </w:pPr>
      <w:r>
        <w:t>Image Captioning Models</w:t>
      </w:r>
      <w:r w:rsidR="008E76E0">
        <w:t xml:space="preserve"> – This is to identify different objects in an image and describe the image.</w:t>
      </w:r>
    </w:p>
    <w:p w14:paraId="0B53E68C" w14:textId="60D02841" w:rsidR="00F644BA" w:rsidRDefault="00F644BA" w:rsidP="00F644BA">
      <w:pPr>
        <w:pStyle w:val="ListParagraph"/>
        <w:numPr>
          <w:ilvl w:val="0"/>
          <w:numId w:val="32"/>
        </w:numPr>
      </w:pPr>
      <w:r>
        <w:t>Generative Models</w:t>
      </w:r>
      <w:r w:rsidR="008E76E0">
        <w:t xml:space="preserve"> – The neural network takes a blurred input image and produces a high resolution predictive image with more accuracy than a human brain. It can also produce coloured images from black &amp; white images</w:t>
      </w:r>
      <w:r w:rsidR="006B1643">
        <w:t xml:space="preserve"> also know</w:t>
      </w:r>
      <w:r w:rsidR="003020C9">
        <w:t>n</w:t>
      </w:r>
      <w:r w:rsidR="006B1643">
        <w:t xml:space="preserve"> a</w:t>
      </w:r>
      <w:r w:rsidR="003020C9">
        <w:t xml:space="preserve">s </w:t>
      </w:r>
      <w:r w:rsidR="006B1643">
        <w:t>the colourization model.</w:t>
      </w:r>
    </w:p>
    <w:p w14:paraId="7BE3FF8F" w14:textId="14399E97" w:rsidR="00EA19E6" w:rsidRDefault="00F644BA" w:rsidP="00722EA4">
      <w:pPr>
        <w:pStyle w:val="ListParagraph"/>
        <w:numPr>
          <w:ilvl w:val="0"/>
          <w:numId w:val="32"/>
        </w:numPr>
      </w:pPr>
      <w:r>
        <w:t>Sequence Models</w:t>
      </w:r>
      <w:r w:rsidR="00517633">
        <w:t xml:space="preserve"> – Text sequences and time series analysis are done using this model.</w:t>
      </w:r>
    </w:p>
    <w:p w14:paraId="0185C9FF" w14:textId="269462EC" w:rsidR="00F724A9" w:rsidRDefault="00E0339E" w:rsidP="00F724A9">
      <w:r>
        <w:t xml:space="preserve">The above </w:t>
      </w:r>
      <w:r w:rsidR="003B689A">
        <w:t>models are</w:t>
      </w:r>
      <w:r>
        <w:t xml:space="preserve"> just a few. Other models include Speech Recognition, Translation, </w:t>
      </w:r>
      <w:r w:rsidR="00E36229">
        <w:t>Anomaly detection</w:t>
      </w:r>
      <w:r w:rsidR="00B877FB">
        <w:t>, Q&amp;A systems</w:t>
      </w:r>
      <w:r w:rsidR="00E36229">
        <w:t xml:space="preserve"> etc.</w:t>
      </w:r>
      <w:r>
        <w:t xml:space="preserve"> </w:t>
      </w:r>
    </w:p>
    <w:p w14:paraId="25A3BE9E" w14:textId="63BD3ECC" w:rsidR="007826BA" w:rsidRDefault="007826BA">
      <w:pPr>
        <w:rPr>
          <w:ins w:id="52" w:author="sripriya" w:date="2018-05-18T19:21:00Z"/>
        </w:rPr>
      </w:pPr>
      <w:ins w:id="53" w:author="sripriya" w:date="2018-05-18T19:21:00Z">
        <w:r>
          <w:br w:type="page"/>
        </w:r>
      </w:ins>
    </w:p>
    <w:p w14:paraId="6E1EF47E" w14:textId="77777777" w:rsidR="00CE13A4" w:rsidRDefault="00CE13A4" w:rsidP="00F724A9"/>
    <w:p w14:paraId="67CB5787" w14:textId="06CA5080" w:rsidR="00527B97" w:rsidRDefault="00527B97" w:rsidP="00F830CC">
      <w:pPr>
        <w:pStyle w:val="Heading3"/>
      </w:pPr>
      <w:bookmarkStart w:id="54" w:name="_Toc514018959"/>
      <w:r>
        <w:t xml:space="preserve">A </w:t>
      </w:r>
      <w:r w:rsidR="009D2775">
        <w:t>N</w:t>
      </w:r>
      <w:r>
        <w:t xml:space="preserve">eural </w:t>
      </w:r>
      <w:r w:rsidR="009D2775">
        <w:t>N</w:t>
      </w:r>
      <w:r>
        <w:t xml:space="preserve">etwork </w:t>
      </w:r>
      <w:r w:rsidR="009D2775">
        <w:t>M</w:t>
      </w:r>
      <w:r w:rsidR="00F830CC">
        <w:t>odel</w:t>
      </w:r>
      <w:bookmarkEnd w:id="54"/>
    </w:p>
    <w:p w14:paraId="005FFAFB" w14:textId="7A25CE2A" w:rsidR="003020C9" w:rsidRDefault="00611F68" w:rsidP="003020C9">
      <w:r>
        <w:rPr>
          <w:noProof/>
        </w:rPr>
        <mc:AlternateContent>
          <mc:Choice Requires="wpg">
            <w:drawing>
              <wp:anchor distT="0" distB="0" distL="114300" distR="114300" simplePos="0" relativeHeight="251704320" behindDoc="0" locked="0" layoutInCell="1" allowOverlap="1" wp14:anchorId="176311BA" wp14:editId="11F61330">
                <wp:simplePos x="0" y="0"/>
                <wp:positionH relativeFrom="column">
                  <wp:posOffset>86400</wp:posOffset>
                </wp:positionH>
                <wp:positionV relativeFrom="paragraph">
                  <wp:posOffset>63530</wp:posOffset>
                </wp:positionV>
                <wp:extent cx="4298101" cy="1677471"/>
                <wp:effectExtent l="0" t="0" r="0" b="0"/>
                <wp:wrapNone/>
                <wp:docPr id="86" name="Group 86"/>
                <wp:cNvGraphicFramePr/>
                <a:graphic xmlns:a="http://schemas.openxmlformats.org/drawingml/2006/main">
                  <a:graphicData uri="http://schemas.microsoft.com/office/word/2010/wordprocessingGroup">
                    <wpg:wgp>
                      <wpg:cNvGrpSpPr/>
                      <wpg:grpSpPr>
                        <a:xfrm>
                          <a:off x="0" y="0"/>
                          <a:ext cx="4298101" cy="1677471"/>
                          <a:chOff x="0" y="0"/>
                          <a:chExt cx="4298101" cy="1677471"/>
                        </a:xfrm>
                      </wpg:grpSpPr>
                      <wps:wsp>
                        <wps:cNvPr id="83" name="Freeform: Shape 83"/>
                        <wps:cNvSpPr/>
                        <wps:spPr>
                          <a:xfrm>
                            <a:off x="1951200" y="273600"/>
                            <a:ext cx="2265488" cy="1346400"/>
                          </a:xfrm>
                          <a:custGeom>
                            <a:avLst/>
                            <a:gdLst>
                              <a:gd name="connsiteX0" fmla="*/ 1987200 w 2319335"/>
                              <a:gd name="connsiteY0" fmla="*/ 0 h 1363963"/>
                              <a:gd name="connsiteX1" fmla="*/ 2203200 w 2319335"/>
                              <a:gd name="connsiteY1" fmla="*/ 525600 h 1363963"/>
                              <a:gd name="connsiteX2" fmla="*/ 2196000 w 2319335"/>
                              <a:gd name="connsiteY2" fmla="*/ 1303200 h 1363963"/>
                              <a:gd name="connsiteX3" fmla="*/ 676800 w 2319335"/>
                              <a:gd name="connsiteY3" fmla="*/ 1267200 h 1363963"/>
                              <a:gd name="connsiteX4" fmla="*/ 0 w 2319335"/>
                              <a:gd name="connsiteY4" fmla="*/ 900000 h 1363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9335" h="1363963">
                                <a:moveTo>
                                  <a:pt x="1987200" y="0"/>
                                </a:moveTo>
                                <a:cubicBezTo>
                                  <a:pt x="2077800" y="154200"/>
                                  <a:pt x="2168400" y="308400"/>
                                  <a:pt x="2203200" y="525600"/>
                                </a:cubicBezTo>
                                <a:cubicBezTo>
                                  <a:pt x="2238000" y="742800"/>
                                  <a:pt x="2450400" y="1179600"/>
                                  <a:pt x="2196000" y="1303200"/>
                                </a:cubicBezTo>
                                <a:cubicBezTo>
                                  <a:pt x="1941600" y="1426800"/>
                                  <a:pt x="1042800" y="1334400"/>
                                  <a:pt x="676800" y="1267200"/>
                                </a:cubicBezTo>
                                <a:cubicBezTo>
                                  <a:pt x="310800" y="1200000"/>
                                  <a:pt x="100800" y="949200"/>
                                  <a:pt x="0" y="900000"/>
                                </a:cubicBezTo>
                              </a:path>
                            </a:pathLst>
                          </a:cu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0" y="0"/>
                            <a:ext cx="4298101" cy="1677471"/>
                            <a:chOff x="0" y="0"/>
                            <a:chExt cx="4298101" cy="1677471"/>
                          </a:xfrm>
                        </wpg:grpSpPr>
                        <wps:wsp>
                          <wps:cNvPr id="69" name="Rectangle: Rounded Corners 69"/>
                          <wps:cNvSpPr/>
                          <wps:spPr>
                            <a:xfrm>
                              <a:off x="0" y="756000"/>
                              <a:ext cx="986400" cy="403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F3E2E" w14:textId="58D3C6A7" w:rsidR="008D63D9" w:rsidRDefault="008D63D9" w:rsidP="003020C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2750400" y="741600"/>
                              <a:ext cx="1036800" cy="403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55437" w14:textId="1DFFD7EE" w:rsidR="008D63D9" w:rsidRDefault="008D63D9" w:rsidP="003020C9">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490400" y="532800"/>
                              <a:ext cx="828000" cy="62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58FF0" w14:textId="0252BA9C" w:rsidR="008D63D9" w:rsidRDefault="008D63D9" w:rsidP="003020C9">
                                <w:pPr>
                                  <w:jc w:val="center"/>
                                </w:pPr>
                                <w:r>
                                  <w:t>Hidden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7200" y="0"/>
                              <a:ext cx="1317060" cy="59719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63BECF" w14:textId="7D13CC77" w:rsidR="008D63D9" w:rsidRDefault="008D63D9" w:rsidP="003020C9">
                                <w:pPr>
                                  <w:jc w:val="center"/>
                                </w:pPr>
                                <w:r>
                                  <w:t>Desired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678400" y="50400"/>
                              <a:ext cx="1208990" cy="4680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A6487F" w14:textId="36A97C99" w:rsidR="008D63D9" w:rsidRDefault="008D63D9" w:rsidP="00752888">
                                <w:pPr>
                                  <w:jc w:val="center"/>
                                </w:pPr>
                                <w:r>
                                  <w:t>Errors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V="1">
                              <a:off x="979200" y="907200"/>
                              <a:ext cx="532765" cy="1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2311200" y="943200"/>
                              <a:ext cx="460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V="1">
                              <a:off x="1519200" y="259200"/>
                              <a:ext cx="1180800" cy="2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2491201" y="1295871"/>
                              <a:ext cx="1806900" cy="381600"/>
                            </a:xfrm>
                            <a:prstGeom prst="rect">
                              <a:avLst/>
                            </a:prstGeom>
                            <a:noFill/>
                            <a:ln w="6350">
                              <a:noFill/>
                            </a:ln>
                          </wps:spPr>
                          <wps:txbx>
                            <w:txbxContent>
                              <w:p w14:paraId="169AE544" w14:textId="64648DCD" w:rsidR="008D63D9" w:rsidRDefault="008D63D9">
                                <w:proofErr w:type="spellStart"/>
                                <w:r>
                                  <w:t>Backpropogation</w:t>
                                </w:r>
                                <w:proofErr w:type="spellEnd"/>
                                <w:r>
                                  <w:t>/Optimizer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6311BA" id="Group 86" o:spid="_x0000_s1049" style="position:absolute;margin-left:6.8pt;margin-top:5pt;width:338.45pt;height:132.1pt;z-index:251704320;mso-width-relative:margin;mso-height-relative:margin" coordsize="42981,16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">
                <v:shape id="Freeform: Shape 83" o:spid="_x0000_s1050" style="position:absolute;left:19512;top:2736;width:22654;height:13464;visibility:visible;mso-wrap-style:square;v-text-anchor:middle" coordsize="2319335,13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" path="m1987200,v90600,154200,181200,308400,216000,525600c2238000,742800,2450400,1179600,2196000,1303200v-254400,123600,-1153200,31200,-1519200,-36000c310800,1200000,100800,949200,,900000e" filled="f" strokecolor="black [3200]" strokeweight="1pt">
                  <v:stroke endarrow="open"/>
                  <v:path arrowok="t" o:connecttype="custom" o:connectlocs="1941064,0;2152049,518832;2145016,1286419;661087,1250883;0,888411" o:connectangles="0,0,0,0,0"/>
                </v:shape>
                <v:group id="Group 85" o:spid="_x0000_s1051" style="position:absolute;width:42981;height:16774" coordsize="42981,1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oundrect id="Rectangle: Rounded Corners 69" o:spid="_x0000_s1052" style="position:absolute;top:7560;width:9864;height:4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26FF3E2E" w14:textId="58D3C6A7" w:rsidR="008D63D9" w:rsidRDefault="008D63D9" w:rsidP="003020C9">
                          <w:pPr>
                            <w:jc w:val="center"/>
                          </w:pPr>
                          <w:r>
                            <w:t>Input</w:t>
                          </w:r>
                        </w:p>
                      </w:txbxContent>
                    </v:textbox>
                  </v:roundrect>
                  <v:roundrect id="Rectangle: Rounded Corners 70" o:spid="_x0000_s1053" style="position:absolute;left:27504;top:7416;width:10368;height:4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14:paraId="3E455437" w14:textId="1DFFD7EE" w:rsidR="008D63D9" w:rsidRDefault="008D63D9" w:rsidP="003020C9">
                          <w:pPr>
                            <w:jc w:val="center"/>
                          </w:pPr>
                          <w:r>
                            <w:t>Output</w:t>
                          </w:r>
                        </w:p>
                      </w:txbxContent>
                    </v:textbox>
                  </v:roundrect>
                  <v:rect id="Rectangle 71" o:spid="_x0000_s1054" style="position:absolute;left:14904;top:5328;width:8280;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3BC58FF0" w14:textId="0252BA9C" w:rsidR="008D63D9" w:rsidRDefault="008D63D9" w:rsidP="003020C9">
                          <w:pPr>
                            <w:jc w:val="center"/>
                          </w:pPr>
                          <w:r>
                            <w:t>Hidden layer</w:t>
                          </w:r>
                        </w:p>
                      </w:txbxContent>
                    </v:textbox>
                  </v:rect>
                  <v:oval id="Oval 73" o:spid="_x0000_s1055" style="position:absolute;left:1872;width:13170;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" fillcolor="#00b050" strokecolor="#1f3763 [1604]" strokeweight="1pt">
                    <v:stroke joinstyle="miter"/>
                    <v:textbox>
                      <w:txbxContent>
                        <w:p w14:paraId="3C63BECF" w14:textId="7D13CC77" w:rsidR="008D63D9" w:rsidRDefault="008D63D9" w:rsidP="003020C9">
                          <w:pPr>
                            <w:jc w:val="center"/>
                          </w:pPr>
                          <w:r>
                            <w:t>Desired Result</w:t>
                          </w:r>
                        </w:p>
                      </w:txbxContent>
                    </v:textbox>
                  </v:oval>
                  <v:oval id="Oval 74" o:spid="_x0000_s1056" style="position:absolute;left:26784;top:504;width:12089;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" fillcolor="red" strokecolor="#1f3763 [1604]" strokeweight="1pt">
                    <v:stroke joinstyle="miter"/>
                    <v:textbox>
                      <w:txbxContent>
                        <w:p w14:paraId="7FA6487F" w14:textId="36A97C99" w:rsidR="008D63D9" w:rsidRDefault="008D63D9" w:rsidP="00752888">
                          <w:pPr>
                            <w:jc w:val="center"/>
                          </w:pPr>
                          <w:r>
                            <w:t>Errors</w:t>
                          </w:r>
                        </w:p>
                      </w:txbxContent>
                    </v:textbox>
                  </v:oval>
                  <v:shapetype id="_x0000_t32" coordsize="21600,21600" o:spt="32" o:oned="t" path="m,l21600,21600e" filled="f">
                    <v:path arrowok="t" fillok="f" o:connecttype="none"/>
                    <o:lock v:ext="edit" shapetype="t"/>
                  </v:shapetype>
                  <v:shape id="Straight Arrow Connector 76" o:spid="_x0000_s1057" type="#_x0000_t32" style="position:absolute;left:9792;top:9072;width:5327;height: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8B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jOH3S/wBcvEDAAD//wMAUEsBAi0AFAAGAAgAAAAhANvh9svuAAAAhQEAABMAAAAAAAAA&#10;AAAAAAAAAAAAAFtDb250ZW50X1R5cGVzXS54bWxQSwECLQAUAAYACAAAACEAWvQsW78AAAAVAQAA&#10;CwAAAAAAAAAAAAAAAAAfAQAAX3JlbHMvLnJlbHNQSwECLQAUAAYACAAAACEA75kvAcYAAADbAAAA&#10;DwAAAAAAAAAAAAAAAAAHAgAAZHJzL2Rvd25yZXYueG1sUEsFBgAAAAADAAMAtwAAAPoCAAAAAA==&#10;" strokecolor="#4472c4 [3204]" strokeweight=".5pt">
                    <v:stroke endarrow="block" joinstyle="miter"/>
                  </v:shape>
                  <v:shape id="Straight Arrow Connector 77" o:spid="_x0000_s1058" type="#_x0000_t32" style="position:absolute;left:23112;top:9432;width:46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shape id="Straight Arrow Connector 79" o:spid="_x0000_s1059" type="#_x0000_t32" style="position:absolute;left:15192;top:2592;width:11808;height: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tz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yQx+v8QfIJdXAAAA//8DAFBLAQItABQABgAIAAAAIQDb4fbL7gAAAIUBAAATAAAAAAAA&#10;AAAAAAAAAAAAAABbQ29udGVudF9UeXBlc10ueG1sUEsBAi0AFAAGAAgAAAAhAFr0LFu/AAAAFQEA&#10;AAsAAAAAAAAAAAAAAAAAHwEAAF9yZWxzLy5yZWxzUEsBAi0AFAAGAAgAAAAhAJ4Gu3PHAAAA2wAA&#10;AA8AAAAAAAAAAAAAAAAABwIAAGRycy9kb3ducmV2LnhtbFBLBQYAAAAAAwADALcAAAD7AgAAAAA=&#10;" strokecolor="#4472c4 [3204]" strokeweight=".5pt">
                    <v:stroke endarrow="block" joinstyle="miter"/>
                  </v:shape>
                  <v:shape id="Text Box 84" o:spid="_x0000_s1060" type="#_x0000_t202" style="position:absolute;left:24912;top:12958;width:18069;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169AE544" w14:textId="64648DCD" w:rsidR="008D63D9" w:rsidRDefault="008D63D9">
                          <w:proofErr w:type="spellStart"/>
                          <w:r>
                            <w:t>Backpropogation</w:t>
                          </w:r>
                          <w:proofErr w:type="spellEnd"/>
                          <w:r>
                            <w:t>/Optimizer</w:t>
                          </w:r>
                        </w:p>
                      </w:txbxContent>
                    </v:textbox>
                  </v:shape>
                </v:group>
              </v:group>
            </w:pict>
          </mc:Fallback>
        </mc:AlternateContent>
      </w:r>
    </w:p>
    <w:p w14:paraId="20A225ED" w14:textId="6B024262" w:rsidR="003020C9" w:rsidRPr="003020C9" w:rsidRDefault="00752888" w:rsidP="003020C9">
      <w:r>
        <w:rPr>
          <w:noProof/>
        </w:rPr>
        <mc:AlternateContent>
          <mc:Choice Requires="wps">
            <w:drawing>
              <wp:anchor distT="0" distB="0" distL="114300" distR="114300" simplePos="0" relativeHeight="251699200" behindDoc="0" locked="0" layoutInCell="1" allowOverlap="1" wp14:anchorId="2ABF3984" wp14:editId="284ACC4A">
                <wp:simplePos x="0" y="0"/>
                <wp:positionH relativeFrom="column">
                  <wp:posOffset>3376800</wp:posOffset>
                </wp:positionH>
                <wp:positionV relativeFrom="paragraph">
                  <wp:posOffset>267380</wp:posOffset>
                </wp:positionV>
                <wp:extent cx="0" cy="259200"/>
                <wp:effectExtent l="76200" t="38100" r="57150" b="26670"/>
                <wp:wrapNone/>
                <wp:docPr id="78" name="Straight Arrow Connector 78"/>
                <wp:cNvGraphicFramePr/>
                <a:graphic xmlns:a="http://schemas.openxmlformats.org/drawingml/2006/main">
                  <a:graphicData uri="http://schemas.microsoft.com/office/word/2010/wordprocessingShape">
                    <wps:wsp>
                      <wps:cNvCnPr/>
                      <wps:spPr>
                        <a:xfrm flipV="1">
                          <a:off x="0" y="0"/>
                          <a:ext cx="0" cy="25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AD71C" id="Straight Arrow Connector 78" o:spid="_x0000_s1026" type="#_x0000_t32" style="position:absolute;margin-left:265.9pt;margin-top:21.05pt;width:0;height:20.4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" strokecolor="#4472c4 [3204]" strokeweight=".5pt">
                <v:stroke endarrow="block" joinstyle="miter"/>
              </v:shape>
            </w:pict>
          </mc:Fallback>
        </mc:AlternateContent>
      </w:r>
    </w:p>
    <w:p w14:paraId="271AE850" w14:textId="2392F455" w:rsidR="00F830CC" w:rsidRPr="00F830CC" w:rsidRDefault="00F830CC" w:rsidP="00F830CC"/>
    <w:p w14:paraId="3A93885E" w14:textId="5D1A3A53" w:rsidR="00F830CC" w:rsidRDefault="00F830CC" w:rsidP="00F724A9"/>
    <w:p w14:paraId="6238C398" w14:textId="7710DD19" w:rsidR="009E5753" w:rsidRDefault="009E5753" w:rsidP="00F724A9"/>
    <w:p w14:paraId="5CFEF2DA" w14:textId="24E39FE1" w:rsidR="00694D8A" w:rsidRDefault="00694D8A" w:rsidP="00F724A9">
      <w:r>
        <w:t>The building blocks above are:</w:t>
      </w:r>
    </w:p>
    <w:p w14:paraId="4B7932A2" w14:textId="69EE5524" w:rsidR="00694D8A" w:rsidRDefault="00694D8A" w:rsidP="00694D8A">
      <w:pPr>
        <w:pStyle w:val="ListParagraph"/>
        <w:numPr>
          <w:ilvl w:val="0"/>
          <w:numId w:val="33"/>
        </w:numPr>
      </w:pPr>
      <w:r>
        <w:t>Inputs/Outputs</w:t>
      </w:r>
    </w:p>
    <w:p w14:paraId="774532A5" w14:textId="0AF74BC8" w:rsidR="00694D8A" w:rsidRDefault="00694D8A" w:rsidP="00694D8A">
      <w:pPr>
        <w:pStyle w:val="ListParagraph"/>
        <w:numPr>
          <w:ilvl w:val="0"/>
          <w:numId w:val="33"/>
        </w:numPr>
      </w:pPr>
      <w:r>
        <w:t>Design patterns/algorithm</w:t>
      </w:r>
    </w:p>
    <w:p w14:paraId="4C22E690" w14:textId="3101F874" w:rsidR="00694D8A" w:rsidRDefault="00694D8A" w:rsidP="00694D8A">
      <w:pPr>
        <w:pStyle w:val="ListParagraph"/>
        <w:numPr>
          <w:ilvl w:val="0"/>
          <w:numId w:val="33"/>
        </w:numPr>
      </w:pPr>
      <w:r>
        <w:t>Errors/Losses as the difference in expected output vs actual output</w:t>
      </w:r>
    </w:p>
    <w:p w14:paraId="33A54166" w14:textId="6672DDCD" w:rsidR="00694D8A" w:rsidRDefault="00694D8A" w:rsidP="00694D8A">
      <w:pPr>
        <w:pStyle w:val="ListParagraph"/>
        <w:numPr>
          <w:ilvl w:val="0"/>
          <w:numId w:val="33"/>
        </w:numPr>
      </w:pPr>
      <w:r>
        <w:t>Optimiser or weights/</w:t>
      </w:r>
      <w:r w:rsidR="00480ECC">
        <w:t>Biases</w:t>
      </w:r>
    </w:p>
    <w:p w14:paraId="1A3520EF" w14:textId="0AF65B4D" w:rsidR="00694D8A" w:rsidRDefault="004C24E8" w:rsidP="00694D8A">
      <w:r>
        <w:rPr>
          <w:noProof/>
        </w:rPr>
        <mc:AlternateContent>
          <mc:Choice Requires="wpg">
            <w:drawing>
              <wp:anchor distT="0" distB="0" distL="114300" distR="114300" simplePos="0" relativeHeight="251726848" behindDoc="0" locked="0" layoutInCell="1" allowOverlap="1" wp14:anchorId="0D80DF1E" wp14:editId="19B30A63">
                <wp:simplePos x="0" y="0"/>
                <wp:positionH relativeFrom="column">
                  <wp:posOffset>481055</wp:posOffset>
                </wp:positionH>
                <wp:positionV relativeFrom="paragraph">
                  <wp:posOffset>423330</wp:posOffset>
                </wp:positionV>
                <wp:extent cx="5076000" cy="3383780"/>
                <wp:effectExtent l="0" t="0" r="29845" b="26670"/>
                <wp:wrapNone/>
                <wp:docPr id="109" name="Group 109"/>
                <wp:cNvGraphicFramePr/>
                <a:graphic xmlns:a="http://schemas.openxmlformats.org/drawingml/2006/main">
                  <a:graphicData uri="http://schemas.microsoft.com/office/word/2010/wordprocessingGroup">
                    <wpg:wgp>
                      <wpg:cNvGrpSpPr/>
                      <wpg:grpSpPr>
                        <a:xfrm>
                          <a:off x="0" y="0"/>
                          <a:ext cx="5076000" cy="3383780"/>
                          <a:chOff x="0" y="0"/>
                          <a:chExt cx="5076000" cy="3383780"/>
                        </a:xfrm>
                      </wpg:grpSpPr>
                      <wps:wsp>
                        <wps:cNvPr id="88" name="Oval 88"/>
                        <wps:cNvSpPr/>
                        <wps:spPr>
                          <a:xfrm>
                            <a:off x="1303200" y="0"/>
                            <a:ext cx="986400" cy="39600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2B5C3C" w14:textId="1A888609" w:rsidR="008D63D9" w:rsidRDefault="008D63D9" w:rsidP="00694D8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Flowchart: Multidocument 90"/>
                        <wps:cNvSpPr/>
                        <wps:spPr>
                          <a:xfrm>
                            <a:off x="0" y="496800"/>
                            <a:ext cx="547200" cy="388800"/>
                          </a:xfrm>
                          <a:prstGeom prst="flowChartMultidocumen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D3683E" w14:textId="1DF8B797" w:rsidR="008D63D9" w:rsidRDefault="008D63D9" w:rsidP="00694D8A">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a:off x="460800" y="691200"/>
                            <a:ext cx="669515"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92" name="Flowchart: Magnetic Disk 92"/>
                        <wps:cNvSpPr/>
                        <wps:spPr>
                          <a:xfrm>
                            <a:off x="3722400" y="259200"/>
                            <a:ext cx="878090" cy="871200"/>
                          </a:xfrm>
                          <a:prstGeom prst="flowChartMagneticDisk">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8B65A1" w14:textId="1D1545B8" w:rsidR="008D63D9" w:rsidRDefault="008D63D9" w:rsidP="00694D8A">
                              <w:pPr>
                                <w:jc w:val="center"/>
                              </w:pPr>
                              <w:r>
                                <w:t>Expected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094400" y="12168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96A886" w14:textId="1D61EBC6" w:rsidR="008D63D9" w:rsidRDefault="008D63D9" w:rsidP="00694D8A">
                              <w:pPr>
                                <w:jc w:val="center"/>
                              </w:pPr>
                              <w:r>
                                <w:t>Hidden Layer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108800" y="18432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C3B68" w14:textId="2B15FEAA" w:rsidR="008D63D9" w:rsidRDefault="008D63D9" w:rsidP="000B78D3">
                              <w:pPr>
                                <w:jc w:val="center"/>
                              </w:pPr>
                              <w:r>
                                <w:t>Hidden 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101600" y="2412000"/>
                            <a:ext cx="1526400" cy="38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9F470A" w14:textId="3B463317" w:rsidR="008D63D9" w:rsidRDefault="008D63D9" w:rsidP="000B78D3">
                              <w:pPr>
                                <w:jc w:val="center"/>
                              </w:pPr>
                              <w:r>
                                <w:t>Hidden Layer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lowchart: Decision 96"/>
                        <wps:cNvSpPr/>
                        <wps:spPr>
                          <a:xfrm>
                            <a:off x="3319200" y="1526400"/>
                            <a:ext cx="1756800" cy="1087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95C85" w14:textId="5BF60721" w:rsidR="008D63D9" w:rsidRDefault="008D63D9" w:rsidP="007F38EA">
                              <w:pPr>
                                <w:jc w:val="center"/>
                              </w:pPr>
                              <w:r>
                                <w:t>Match</w:t>
                              </w:r>
                            </w:p>
                            <w:p w14:paraId="087C5F39" w14:textId="64A80F6F" w:rsidR="008D63D9" w:rsidRDefault="008D63D9" w:rsidP="007F38EA">
                              <w:pPr>
                                <w:jc w:val="center"/>
                              </w:pPr>
                              <w:r>
                                <w:t>Expected</w:t>
                              </w:r>
                            </w:p>
                            <w:p w14:paraId="1E65147B" w14:textId="77777777" w:rsidR="008D63D9" w:rsidRDefault="008D63D9" w:rsidP="007F38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onnector: Elbow 97"/>
                        <wps:cNvCnPr/>
                        <wps:spPr>
                          <a:xfrm flipV="1">
                            <a:off x="2628000" y="2066400"/>
                            <a:ext cx="698895" cy="554400"/>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4140000" y="1130400"/>
                            <a:ext cx="45719" cy="3885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9" name="Parallelogram 99"/>
                        <wps:cNvSpPr/>
                        <wps:spPr>
                          <a:xfrm>
                            <a:off x="3002400" y="2908800"/>
                            <a:ext cx="1057910" cy="47498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A56C6" w14:textId="19B3517B" w:rsidR="008D63D9" w:rsidRDefault="008D63D9" w:rsidP="007F38EA">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Connector: Elbow 101"/>
                        <wps:cNvCnPr/>
                        <wps:spPr>
                          <a:xfrm flipH="1">
                            <a:off x="3988800" y="2599200"/>
                            <a:ext cx="172720" cy="554355"/>
                          </a:xfrm>
                          <a:prstGeom prst="bentConnector3">
                            <a:avLst>
                              <a:gd name="adj1" fmla="val -9574"/>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2" name="Oval 102"/>
                        <wps:cNvSpPr/>
                        <wps:spPr>
                          <a:xfrm>
                            <a:off x="1425600" y="2980800"/>
                            <a:ext cx="885600" cy="381600"/>
                          </a:xfrm>
                          <a:prstGeom prst="ellipse">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BAC1E" w14:textId="6BA67CC4" w:rsidR="008D63D9" w:rsidRDefault="008D63D9" w:rsidP="007F38E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flipH="1">
                            <a:off x="2289600" y="3153600"/>
                            <a:ext cx="777845" cy="72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807200" y="396000"/>
                            <a:ext cx="7200" cy="2595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1814400" y="979200"/>
                            <a:ext cx="14615" cy="2520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1828800" y="1605600"/>
                            <a:ext cx="14195" cy="2304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1843200" y="2232000"/>
                            <a:ext cx="0" cy="1944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80DF1E" id="Group 109" o:spid="_x0000_s1061" style="position:absolute;margin-left:37.9pt;margin-top:33.35pt;width:399.7pt;height:266.45pt;z-index:251726848" coordsize="50760,3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">
                <v:oval id="Oval 88" o:spid="_x0000_s1062" style="position:absolute;left:13032;width:9864;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" fillcolor="#a5a5a5 [2092]" strokecolor="#1f3763 [1604]" strokeweight="1pt">
                  <v:stroke joinstyle="miter"/>
                  <v:textbox>
                    <w:txbxContent>
                      <w:p w14:paraId="552B5C3C" w14:textId="1A888609" w:rsidR="008D63D9" w:rsidRDefault="008D63D9" w:rsidP="00694D8A">
                        <w:pPr>
                          <w:jc w:val="center"/>
                        </w:pPr>
                        <w:r>
                          <w:t>Start</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90" o:spid="_x0000_s1063" type="#_x0000_t115" style="position:absolute;top:4968;width:5472;height: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" fillcolor="#a8d08d [1945]" strokecolor="#1f3763 [1604]" strokeweight="1pt">
                  <v:textbox>
                    <w:txbxContent>
                      <w:p w14:paraId="6FD3683E" w14:textId="1DF8B797" w:rsidR="008D63D9" w:rsidRDefault="008D63D9" w:rsidP="00694D8A">
                        <w:pPr>
                          <w:jc w:val="center"/>
                        </w:pPr>
                        <w:r>
                          <w:t>Data</w:t>
                        </w:r>
                      </w:p>
                    </w:txbxContent>
                  </v:textbox>
                </v:shape>
                <v:shape id="Straight Arrow Connector 91" o:spid="_x0000_s1064" type="#_x0000_t32" style="position:absolute;left:4608;top:6912;width:669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" strokecolor="#4472c4 [3204]" strokeweight="1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2" o:spid="_x0000_s1065" type="#_x0000_t132" style="position:absolute;left:37224;top:2592;width:8780;height:8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" fillcolor="#a8d08d [1945]" strokecolor="#1f3763 [1604]" strokeweight="1pt">
                  <v:stroke joinstyle="miter"/>
                  <v:textbox>
                    <w:txbxContent>
                      <w:p w14:paraId="3B8B65A1" w14:textId="1D1545B8" w:rsidR="008D63D9" w:rsidRDefault="008D63D9" w:rsidP="00694D8A">
                        <w:pPr>
                          <w:jc w:val="center"/>
                        </w:pPr>
                        <w:r>
                          <w:t>Expected Result</w:t>
                        </w:r>
                      </w:p>
                    </w:txbxContent>
                  </v:textbox>
                </v:shape>
                <v:rect id="Rectangle 93" o:spid="_x0000_s1066" style="position:absolute;left:10944;top:12168;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4472c4 [3204]" strokecolor="#1f3763 [1604]" strokeweight="1pt">
                  <v:textbox>
                    <w:txbxContent>
                      <w:p w14:paraId="4896A886" w14:textId="1D61EBC6" w:rsidR="008D63D9" w:rsidRDefault="008D63D9" w:rsidP="00694D8A">
                        <w:pPr>
                          <w:jc w:val="center"/>
                        </w:pPr>
                        <w:r>
                          <w:t>Hidden Layer 1</w:t>
                        </w:r>
                      </w:p>
                    </w:txbxContent>
                  </v:textbox>
                </v:rect>
                <v:rect id="Rectangle 94" o:spid="_x0000_s1067" style="position:absolute;left:11088;top:18432;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4472c4 [3204]" strokecolor="#1f3763 [1604]" strokeweight="1pt">
                  <v:textbox>
                    <w:txbxContent>
                      <w:p w14:paraId="582C3B68" w14:textId="2B15FEAA" w:rsidR="008D63D9" w:rsidRDefault="008D63D9" w:rsidP="000B78D3">
                        <w:pPr>
                          <w:jc w:val="center"/>
                        </w:pPr>
                        <w:r>
                          <w:t>Hidden Layer 2</w:t>
                        </w:r>
                      </w:p>
                    </w:txbxContent>
                  </v:textbox>
                </v:rect>
                <v:rect id="Rectangle 95" o:spid="_x0000_s1068" style="position:absolute;left:11016;top:24120;width:152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4472c4 [3204]" strokecolor="#1f3763 [1604]" strokeweight="1pt">
                  <v:textbox>
                    <w:txbxContent>
                      <w:p w14:paraId="259F470A" w14:textId="3B463317" w:rsidR="008D63D9" w:rsidRDefault="008D63D9" w:rsidP="000B78D3">
                        <w:pPr>
                          <w:jc w:val="center"/>
                        </w:pPr>
                        <w:r>
                          <w:t>Hidden Layer 3</w:t>
                        </w:r>
                      </w:p>
                    </w:txbxContent>
                  </v:textbox>
                </v:rect>
                <v:shapetype id="_x0000_t110" coordsize="21600,21600" o:spt="110" path="m10800,l,10800,10800,21600,21600,10800xe">
                  <v:stroke joinstyle="miter"/>
                  <v:path gradientshapeok="t" o:connecttype="rect" textboxrect="5400,5400,16200,16200"/>
                </v:shapetype>
                <v:shape id="Flowchart: Decision 96" o:spid="_x0000_s1069" type="#_x0000_t110" style="position:absolute;left:33192;top:15264;width:17568;height:10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" fillcolor="#4472c4 [3204]" strokecolor="#1f3763 [1604]" strokeweight="1pt">
                  <v:textbox>
                    <w:txbxContent>
                      <w:p w14:paraId="43895C85" w14:textId="5BF60721" w:rsidR="008D63D9" w:rsidRDefault="008D63D9" w:rsidP="007F38EA">
                        <w:pPr>
                          <w:jc w:val="center"/>
                        </w:pPr>
                        <w:r>
                          <w:t>Match</w:t>
                        </w:r>
                      </w:p>
                      <w:p w14:paraId="087C5F39" w14:textId="64A80F6F" w:rsidR="008D63D9" w:rsidRDefault="008D63D9" w:rsidP="007F38EA">
                        <w:pPr>
                          <w:jc w:val="center"/>
                        </w:pPr>
                        <w:r>
                          <w:t>Expected</w:t>
                        </w:r>
                      </w:p>
                      <w:p w14:paraId="1E65147B" w14:textId="77777777" w:rsidR="008D63D9" w:rsidRDefault="008D63D9" w:rsidP="007F38EA">
                        <w:pPr>
                          <w:jc w:val="cente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7" o:spid="_x0000_s1070" type="#_x0000_t34" style="position:absolute;left:26280;top:20664;width:6988;height:55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" strokecolor="#4472c4 [3204]" strokeweight="1.5pt">
                  <v:stroke endarrow="block"/>
                </v:shape>
                <v:shape id="Straight Arrow Connector 98" o:spid="_x0000_s1071" type="#_x0000_t32" style="position:absolute;left:41400;top:11304;width:457;height:3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" strokecolor="#4472c4 [3204]" strokeweight="1.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72" type="#_x0000_t7" style="position:absolute;left:30024;top:29088;width:10579;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" adj="2424" fillcolor="#4472c4 [3204]" strokecolor="#1f3763 [1604]" strokeweight="1pt">
                  <v:textbox>
                    <w:txbxContent>
                      <w:p w14:paraId="573A56C6" w14:textId="19B3517B" w:rsidR="008D63D9" w:rsidRDefault="008D63D9" w:rsidP="007F38EA">
                        <w:pPr>
                          <w:jc w:val="center"/>
                        </w:pPr>
                        <w:r>
                          <w:t>Result</w:t>
                        </w:r>
                      </w:p>
                    </w:txbxContent>
                  </v:textbox>
                </v:shape>
                <v:shape id="Connector: Elbow 101" o:spid="_x0000_s1073" type="#_x0000_t34" style="position:absolute;left:39888;top:25992;width:1727;height:554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" adj="-2068" strokecolor="#4472c4 [3204]" strokeweight="1.5pt">
                  <v:stroke endarrow="block"/>
                </v:shape>
                <v:oval id="Oval 102" o:spid="_x0000_s1074" style="position:absolute;left:14256;top:29808;width:885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" fillcolor="#a5a5a5 [2092]" strokecolor="#1f3763 [1604]" strokeweight="1pt">
                  <v:stroke joinstyle="miter"/>
                  <v:textbox>
                    <w:txbxContent>
                      <w:p w14:paraId="4B9BAC1E" w14:textId="6BA67CC4" w:rsidR="008D63D9" w:rsidRDefault="008D63D9" w:rsidP="007F38EA">
                        <w:pPr>
                          <w:jc w:val="center"/>
                        </w:pPr>
                        <w:r>
                          <w:t>End</w:t>
                        </w:r>
                      </w:p>
                    </w:txbxContent>
                  </v:textbox>
                </v:oval>
                <v:shape id="Straight Arrow Connector 103" o:spid="_x0000_s1075" type="#_x0000_t32" style="position:absolute;left:22896;top:31536;width:7778;height: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" strokecolor="#4472c4 [3204]" strokeweight="1.5pt">
                  <v:stroke endarrow="block" joinstyle="miter"/>
                </v:shape>
                <v:shape id="Straight Arrow Connector 104" o:spid="_x0000_s1076" type="#_x0000_t32" style="position:absolute;left:18072;top:3960;width:72;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" strokecolor="#4472c4 [3204]" strokeweight="1.5pt">
                  <v:stroke endarrow="block" joinstyle="miter"/>
                </v:shape>
                <v:shape id="Straight Arrow Connector 106" o:spid="_x0000_s1077" type="#_x0000_t32" style="position:absolute;left:18144;top:9792;width:14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" strokecolor="#4472c4 [3204]" strokeweight="1.5pt">
                  <v:stroke endarrow="block" joinstyle="miter"/>
                </v:shape>
                <v:shape id="Straight Arrow Connector 107" o:spid="_x0000_s1078" type="#_x0000_t32" style="position:absolute;left:18288;top:16056;width:141;height:2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" strokecolor="#4472c4 [3204]" strokeweight="1.5pt">
                  <v:stroke endarrow="block" joinstyle="miter"/>
                </v:shape>
                <v:shape id="Straight Arrow Connector 108" o:spid="_x0000_s1079" type="#_x0000_t32" style="position:absolute;left:18432;top:22320;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" strokecolor="#4472c4 [3204]" strokeweight="1.5pt">
                  <v:stroke endarrow="block" joinstyle="miter"/>
                </v:shape>
              </v:group>
            </w:pict>
          </mc:Fallback>
        </mc:AlternateContent>
      </w:r>
      <w:r w:rsidR="00694D8A">
        <w:t xml:space="preserve">The optimizer can be built in to operate before the output or </w:t>
      </w:r>
      <w:r w:rsidR="00016952">
        <w:t>prediction,</w:t>
      </w:r>
      <w:r w:rsidR="00694D8A">
        <w:t xml:space="preserve"> so the algorithm minimises the error in the output.</w:t>
      </w:r>
    </w:p>
    <w:p w14:paraId="2819439C" w14:textId="77777777" w:rsidR="00DF5FD2" w:rsidRDefault="00DF5FD2" w:rsidP="00694D8A"/>
    <w:p w14:paraId="20DFEF67" w14:textId="4E41646F" w:rsidR="00694D8A" w:rsidRDefault="00694D8A" w:rsidP="00694D8A"/>
    <w:p w14:paraId="1984CF28" w14:textId="2FCC5565" w:rsidR="00694D8A" w:rsidRDefault="00694D8A" w:rsidP="00694D8A"/>
    <w:p w14:paraId="40E9D20B" w14:textId="330D02EF" w:rsidR="00694D8A" w:rsidRDefault="00694D8A" w:rsidP="00694D8A">
      <w:r>
        <w:rPr>
          <w:noProof/>
        </w:rPr>
        <mc:AlternateContent>
          <mc:Choice Requires="wps">
            <w:drawing>
              <wp:anchor distT="0" distB="0" distL="114300" distR="114300" simplePos="0" relativeHeight="251706368" behindDoc="0" locked="0" layoutInCell="1" allowOverlap="1" wp14:anchorId="4054C720" wp14:editId="5EEF4B66">
                <wp:simplePos x="0" y="0"/>
                <wp:positionH relativeFrom="column">
                  <wp:posOffset>1576800</wp:posOffset>
                </wp:positionH>
                <wp:positionV relativeFrom="paragraph">
                  <wp:posOffset>30875</wp:posOffset>
                </wp:positionV>
                <wp:extent cx="1512000" cy="331200"/>
                <wp:effectExtent l="0" t="0" r="12065" b="12065"/>
                <wp:wrapNone/>
                <wp:docPr id="89" name="Rectangle: Single Corner Rounded 89"/>
                <wp:cNvGraphicFramePr/>
                <a:graphic xmlns:a="http://schemas.openxmlformats.org/drawingml/2006/main">
                  <a:graphicData uri="http://schemas.microsoft.com/office/word/2010/wordprocessingShape">
                    <wps:wsp>
                      <wps:cNvSpPr/>
                      <wps:spPr>
                        <a:xfrm>
                          <a:off x="0" y="0"/>
                          <a:ext cx="1512000" cy="33120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E6567" w14:textId="1A92F400" w:rsidR="008D63D9" w:rsidRDefault="008D63D9" w:rsidP="00694D8A">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4C720" id="Rectangle: Single Corner Rounded 89" o:spid="_x0000_s1080" style="position:absolute;margin-left:124.15pt;margin-top:2.45pt;width:119.05pt;height:26.1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512000,33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" adj="-11796480,,5400" path="m,l1456799,v30487,,55201,24714,55201,55201l1512000,331200,,331200,,xe" fillcolor="#4472c4 [3204]" strokecolor="#1f3763 [1604]" strokeweight="1pt">
                <v:stroke joinstyle="miter"/>
                <v:formulas/>
                <v:path arrowok="t" o:connecttype="custom" o:connectlocs="0,0;1456799,0;1512000,55201;1512000,331200;0,331200;0,0" o:connectangles="0,0,0,0,0,0" textboxrect="0,0,1512000,331200"/>
                <v:textbox>
                  <w:txbxContent>
                    <w:p w14:paraId="316E6567" w14:textId="1A92F400" w:rsidR="008D63D9" w:rsidRDefault="008D63D9" w:rsidP="00694D8A">
                      <w:pPr>
                        <w:jc w:val="center"/>
                      </w:pPr>
                      <w:r>
                        <w:t>Input</w:t>
                      </w:r>
                    </w:p>
                  </w:txbxContent>
                </v:textbox>
              </v:shape>
            </w:pict>
          </mc:Fallback>
        </mc:AlternateContent>
      </w:r>
    </w:p>
    <w:p w14:paraId="59A362AA" w14:textId="7B746309" w:rsidR="00694D8A" w:rsidRDefault="00016952" w:rsidP="00694D8A">
      <w:r>
        <w:rPr>
          <w:noProof/>
        </w:rPr>
        <mc:AlternateContent>
          <mc:Choice Requires="wps">
            <w:drawing>
              <wp:anchor distT="0" distB="0" distL="114300" distR="114300" simplePos="0" relativeHeight="251727872" behindDoc="0" locked="0" layoutInCell="1" allowOverlap="1" wp14:anchorId="5AB7B1AD" wp14:editId="16446641">
                <wp:simplePos x="0" y="0"/>
                <wp:positionH relativeFrom="column">
                  <wp:posOffset>3290400</wp:posOffset>
                </wp:positionH>
                <wp:positionV relativeFrom="paragraph">
                  <wp:posOffset>4325</wp:posOffset>
                </wp:positionV>
                <wp:extent cx="712695" cy="661690"/>
                <wp:effectExtent l="0" t="0" r="11430" b="24130"/>
                <wp:wrapNone/>
                <wp:docPr id="110" name="Oval 110"/>
                <wp:cNvGraphicFramePr/>
                <a:graphic xmlns:a="http://schemas.openxmlformats.org/drawingml/2006/main">
                  <a:graphicData uri="http://schemas.microsoft.com/office/word/2010/wordprocessingShape">
                    <wps:wsp>
                      <wps:cNvSpPr/>
                      <wps:spPr>
                        <a:xfrm>
                          <a:off x="0" y="0"/>
                          <a:ext cx="712695" cy="66169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81F68A" w14:textId="18E1FC77" w:rsidR="008D63D9" w:rsidRDefault="008D63D9" w:rsidP="00016952">
                            <w:pPr>
                              <w:jc w:val="center"/>
                            </w:pPr>
                            <w:r>
                              <w:t>W&amp;B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7B1AD" id="Oval 110" o:spid="_x0000_s1081" style="position:absolute;margin-left:259.1pt;margin-top:.35pt;width:56.1pt;height:5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" fillcolor="#ffc000" strokecolor="#1f3763 [1604]" strokeweight="1pt">
                <v:stroke joinstyle="miter"/>
                <v:textbox>
                  <w:txbxContent>
                    <w:p w14:paraId="7181F68A" w14:textId="18E1FC77" w:rsidR="008D63D9" w:rsidRDefault="008D63D9" w:rsidP="00016952">
                      <w:pPr>
                        <w:jc w:val="center"/>
                      </w:pPr>
                      <w:r>
                        <w:t>W&amp;B</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5514C7BC" wp14:editId="23558025">
                <wp:simplePos x="0" y="0"/>
                <wp:positionH relativeFrom="column">
                  <wp:posOffset>5147455</wp:posOffset>
                </wp:positionH>
                <wp:positionV relativeFrom="paragraph">
                  <wp:posOffset>234213</wp:posOffset>
                </wp:positionV>
                <wp:extent cx="439200" cy="302400"/>
                <wp:effectExtent l="0" t="0" r="0" b="2540"/>
                <wp:wrapNone/>
                <wp:docPr id="112" name="Text Box 112"/>
                <wp:cNvGraphicFramePr/>
                <a:graphic xmlns:a="http://schemas.openxmlformats.org/drawingml/2006/main">
                  <a:graphicData uri="http://schemas.microsoft.com/office/word/2010/wordprocessingShape">
                    <wps:wsp>
                      <wps:cNvSpPr txBox="1"/>
                      <wps:spPr>
                        <a:xfrm>
                          <a:off x="0" y="0"/>
                          <a:ext cx="439200" cy="302400"/>
                        </a:xfrm>
                        <a:prstGeom prst="rect">
                          <a:avLst/>
                        </a:prstGeom>
                        <a:noFill/>
                        <a:ln w="6350">
                          <a:noFill/>
                        </a:ln>
                      </wps:spPr>
                      <wps:txbx>
                        <w:txbxContent>
                          <w:p w14:paraId="718EECD4" w14:textId="004C2073" w:rsidR="008D63D9" w:rsidRDefault="008D63D9" w:rsidP="0001695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4C7BC" id="Text Box 112" o:spid="_x0000_s1082" type="#_x0000_t202" style="position:absolute;margin-left:405.3pt;margin-top:18.45pt;width:34.6pt;height:2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" filled="f" stroked="f" strokeweight=".5pt">
                <v:textbox>
                  <w:txbxContent>
                    <w:p w14:paraId="718EECD4" w14:textId="004C2073" w:rsidR="008D63D9" w:rsidRDefault="008D63D9" w:rsidP="00016952">
                      <w:r>
                        <w:t>No</w:t>
                      </w:r>
                    </w:p>
                  </w:txbxContent>
                </v:textbox>
              </v:shape>
            </w:pict>
          </mc:Fallback>
        </mc:AlternateContent>
      </w:r>
    </w:p>
    <w:p w14:paraId="4B95C39E" w14:textId="26AED50C" w:rsidR="00694D8A" w:rsidRDefault="00016952" w:rsidP="00694D8A">
      <w:r>
        <w:rPr>
          <w:noProof/>
        </w:rPr>
        <mc:AlternateContent>
          <mc:Choice Requires="wps">
            <w:drawing>
              <wp:anchor distT="0" distB="0" distL="114300" distR="114300" simplePos="0" relativeHeight="251732992" behindDoc="0" locked="0" layoutInCell="1" allowOverlap="1" wp14:anchorId="328BFED3" wp14:editId="3CD4AAB6">
                <wp:simplePos x="0" y="0"/>
                <wp:positionH relativeFrom="column">
                  <wp:posOffset>3088799</wp:posOffset>
                </wp:positionH>
                <wp:positionV relativeFrom="paragraph">
                  <wp:posOffset>222535</wp:posOffset>
                </wp:positionV>
                <wp:extent cx="395737" cy="122214"/>
                <wp:effectExtent l="38100" t="38100" r="23495" b="30480"/>
                <wp:wrapNone/>
                <wp:docPr id="114" name="Straight Arrow Connector 114"/>
                <wp:cNvGraphicFramePr/>
                <a:graphic xmlns:a="http://schemas.openxmlformats.org/drawingml/2006/main">
                  <a:graphicData uri="http://schemas.microsoft.com/office/word/2010/wordprocessingShape">
                    <wps:wsp>
                      <wps:cNvCnPr/>
                      <wps:spPr>
                        <a:xfrm flipH="1" flipV="1">
                          <a:off x="0" y="0"/>
                          <a:ext cx="395737" cy="12221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9B62" id="Straight Arrow Connector 114" o:spid="_x0000_s1026" type="#_x0000_t32" style="position:absolute;margin-left:243.2pt;margin-top:17.5pt;width:31.15pt;height:9.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027340D8" wp14:editId="337758AF">
                <wp:simplePos x="0" y="0"/>
                <wp:positionH relativeFrom="column">
                  <wp:posOffset>4003104</wp:posOffset>
                </wp:positionH>
                <wp:positionV relativeFrom="paragraph">
                  <wp:posOffset>20974</wp:posOffset>
                </wp:positionV>
                <wp:extent cx="1554365" cy="863335"/>
                <wp:effectExtent l="0" t="95250" r="274955" b="32385"/>
                <wp:wrapNone/>
                <wp:docPr id="113" name="Connector: Elbow 113"/>
                <wp:cNvGraphicFramePr/>
                <a:graphic xmlns:a="http://schemas.openxmlformats.org/drawingml/2006/main">
                  <a:graphicData uri="http://schemas.microsoft.com/office/word/2010/wordprocessingShape">
                    <wps:wsp>
                      <wps:cNvCnPr/>
                      <wps:spPr>
                        <a:xfrm flipH="1" flipV="1">
                          <a:off x="0" y="0"/>
                          <a:ext cx="1554365" cy="863335"/>
                        </a:xfrm>
                        <a:prstGeom prst="bentConnector3">
                          <a:avLst>
                            <a:gd name="adj1" fmla="val -1593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F51EF" id="Connector: Elbow 113" o:spid="_x0000_s1026" type="#_x0000_t34" style="position:absolute;margin-left:315.2pt;margin-top:1.65pt;width:122.4pt;height:6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" adj="-3441" strokecolor="#4472c4 [3204]" strokeweight="2.25pt">
                <v:stroke endarrow="block"/>
              </v:shape>
            </w:pict>
          </mc:Fallback>
        </mc:AlternateContent>
      </w:r>
    </w:p>
    <w:p w14:paraId="4B7EC9FC" w14:textId="6BCF3929" w:rsidR="00694D8A" w:rsidRDefault="00016952" w:rsidP="00694D8A">
      <w:r>
        <w:rPr>
          <w:noProof/>
        </w:rPr>
        <mc:AlternateContent>
          <mc:Choice Requires="wps">
            <w:drawing>
              <wp:anchor distT="0" distB="0" distL="114300" distR="114300" simplePos="0" relativeHeight="251735040" behindDoc="0" locked="0" layoutInCell="1" allowOverlap="1" wp14:anchorId="433FB4CF" wp14:editId="02D4D223">
                <wp:simplePos x="0" y="0"/>
                <wp:positionH relativeFrom="column">
                  <wp:posOffset>3124800</wp:posOffset>
                </wp:positionH>
                <wp:positionV relativeFrom="paragraph">
                  <wp:posOffset>51591</wp:posOffset>
                </wp:positionV>
                <wp:extent cx="337820" cy="942834"/>
                <wp:effectExtent l="38100" t="0" r="24130" b="48260"/>
                <wp:wrapNone/>
                <wp:docPr id="116" name="Straight Arrow Connector 116"/>
                <wp:cNvGraphicFramePr/>
                <a:graphic xmlns:a="http://schemas.openxmlformats.org/drawingml/2006/main">
                  <a:graphicData uri="http://schemas.microsoft.com/office/word/2010/wordprocessingShape">
                    <wps:wsp>
                      <wps:cNvCnPr/>
                      <wps:spPr>
                        <a:xfrm flipH="1">
                          <a:off x="0" y="0"/>
                          <a:ext cx="337820" cy="9428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08366" id="Straight Arrow Connector 116" o:spid="_x0000_s1026" type="#_x0000_t32" style="position:absolute;margin-left:246.05pt;margin-top:4.05pt;width:26.6pt;height:74.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" strokecolor="#4472c4 [3204]"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7FF068E8" wp14:editId="4159AAC4">
                <wp:simplePos x="0" y="0"/>
                <wp:positionH relativeFrom="column">
                  <wp:posOffset>3124800</wp:posOffset>
                </wp:positionH>
                <wp:positionV relativeFrom="paragraph">
                  <wp:posOffset>51591</wp:posOffset>
                </wp:positionV>
                <wp:extent cx="337820" cy="446214"/>
                <wp:effectExtent l="38100" t="0" r="24130" b="49530"/>
                <wp:wrapNone/>
                <wp:docPr id="115" name="Straight Arrow Connector 115"/>
                <wp:cNvGraphicFramePr/>
                <a:graphic xmlns:a="http://schemas.openxmlformats.org/drawingml/2006/main">
                  <a:graphicData uri="http://schemas.microsoft.com/office/word/2010/wordprocessingShape">
                    <wps:wsp>
                      <wps:cNvCnPr/>
                      <wps:spPr>
                        <a:xfrm flipH="1">
                          <a:off x="0" y="0"/>
                          <a:ext cx="337820" cy="44621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ECF41" id="Straight Arrow Connector 115" o:spid="_x0000_s1026" type="#_x0000_t32" style="position:absolute;margin-left:246.05pt;margin-top:4.05pt;width:26.6pt;height:35.1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" strokecolor="#4472c4 [3204]" strokeweight="1.5pt">
                <v:stroke endarrow="block" joinstyle="miter"/>
              </v:shape>
            </w:pict>
          </mc:Fallback>
        </mc:AlternateContent>
      </w:r>
    </w:p>
    <w:p w14:paraId="58AEF6C6" w14:textId="45482475" w:rsidR="00694D8A" w:rsidRDefault="00694D8A" w:rsidP="00694D8A"/>
    <w:p w14:paraId="211209B4" w14:textId="3B172CFE" w:rsidR="00694D8A" w:rsidRDefault="00694D8A" w:rsidP="00694D8A"/>
    <w:p w14:paraId="54B37973" w14:textId="777FCD9C" w:rsidR="000B78D3" w:rsidRDefault="000B78D3" w:rsidP="00694D8A"/>
    <w:p w14:paraId="72EF85FE" w14:textId="1BD6F2B7" w:rsidR="000B78D3" w:rsidRDefault="00016952" w:rsidP="00694D8A">
      <w:r>
        <w:rPr>
          <w:noProof/>
        </w:rPr>
        <mc:AlternateContent>
          <mc:Choice Requires="wps">
            <w:drawing>
              <wp:anchor distT="0" distB="0" distL="114300" distR="114300" simplePos="0" relativeHeight="251728896" behindDoc="0" locked="0" layoutInCell="1" allowOverlap="1" wp14:anchorId="202A22C2" wp14:editId="07865C14">
                <wp:simplePos x="0" y="0"/>
                <wp:positionH relativeFrom="column">
                  <wp:posOffset>4579200</wp:posOffset>
                </wp:positionH>
                <wp:positionV relativeFrom="paragraph">
                  <wp:posOffset>112060</wp:posOffset>
                </wp:positionV>
                <wp:extent cx="439200" cy="302400"/>
                <wp:effectExtent l="0" t="0" r="0" b="2540"/>
                <wp:wrapNone/>
                <wp:docPr id="111" name="Text Box 111"/>
                <wp:cNvGraphicFramePr/>
                <a:graphic xmlns:a="http://schemas.openxmlformats.org/drawingml/2006/main">
                  <a:graphicData uri="http://schemas.microsoft.com/office/word/2010/wordprocessingShape">
                    <wps:wsp>
                      <wps:cNvSpPr txBox="1"/>
                      <wps:spPr>
                        <a:xfrm>
                          <a:off x="0" y="0"/>
                          <a:ext cx="439200" cy="302400"/>
                        </a:xfrm>
                        <a:prstGeom prst="rect">
                          <a:avLst/>
                        </a:prstGeom>
                        <a:noFill/>
                        <a:ln w="6350">
                          <a:noFill/>
                        </a:ln>
                      </wps:spPr>
                      <wps:txbx>
                        <w:txbxContent>
                          <w:p w14:paraId="43618880" w14:textId="546CE4FB" w:rsidR="008D63D9" w:rsidRDefault="008D63D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A22C2" id="Text Box 111" o:spid="_x0000_s1083" type="#_x0000_t202" style="position:absolute;margin-left:360.55pt;margin-top:8.8pt;width:34.6pt;height:2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" filled="f" stroked="f" strokeweight=".5pt">
                <v:textbox>
                  <w:txbxContent>
                    <w:p w14:paraId="43618880" w14:textId="546CE4FB" w:rsidR="008D63D9" w:rsidRDefault="008D63D9">
                      <w:r>
                        <w:t>Yes</w:t>
                      </w:r>
                    </w:p>
                  </w:txbxContent>
                </v:textbox>
              </v:shape>
            </w:pict>
          </mc:Fallback>
        </mc:AlternateContent>
      </w:r>
    </w:p>
    <w:p w14:paraId="5DD0E823" w14:textId="43BC1D00" w:rsidR="000B78D3" w:rsidRDefault="000B78D3" w:rsidP="00694D8A"/>
    <w:p w14:paraId="1E95821C" w14:textId="77777777" w:rsidR="000B78D3" w:rsidRDefault="000B78D3" w:rsidP="00694D8A"/>
    <w:p w14:paraId="5B15E182" w14:textId="7308CA64" w:rsidR="00694D8A" w:rsidRDefault="00694D8A" w:rsidP="00694D8A"/>
    <w:p w14:paraId="334942F5" w14:textId="09DC7F4D" w:rsidR="005C72FC" w:rsidRDefault="00E43CC8" w:rsidP="00DE1B1B">
      <w:pPr>
        <w:pStyle w:val="Heading3"/>
      </w:pPr>
      <w:bookmarkStart w:id="55" w:name="_Toc514018960"/>
      <w:proofErr w:type="spellStart"/>
      <w:r>
        <w:t>Input/Output</w:t>
      </w:r>
      <w:proofErr w:type="spellEnd"/>
      <w:r w:rsidR="00586ECE">
        <w:t xml:space="preserve"> formats</w:t>
      </w:r>
      <w:bookmarkEnd w:id="55"/>
    </w:p>
    <w:p w14:paraId="6B0C689D" w14:textId="738EEE8A" w:rsidR="00DE1B1B" w:rsidRDefault="00E74D95" w:rsidP="00E74D95">
      <w:pPr>
        <w:pStyle w:val="ListParagraph"/>
        <w:numPr>
          <w:ilvl w:val="0"/>
          <w:numId w:val="34"/>
        </w:numPr>
      </w:pPr>
      <w:r>
        <w:t>Arrays</w:t>
      </w:r>
    </w:p>
    <w:p w14:paraId="4D621B6B" w14:textId="3E510FC0" w:rsidR="00E74D95" w:rsidRDefault="00E74D95" w:rsidP="00E74D95">
      <w:pPr>
        <w:pStyle w:val="ListParagraph"/>
        <w:numPr>
          <w:ilvl w:val="0"/>
          <w:numId w:val="34"/>
        </w:numPr>
      </w:pPr>
      <w:r>
        <w:t>Vectorized Data</w:t>
      </w:r>
    </w:p>
    <w:p w14:paraId="46D6197B" w14:textId="1286452A" w:rsidR="00E74D95" w:rsidRDefault="00E74D95" w:rsidP="00E74D95">
      <w:pPr>
        <w:pStyle w:val="ListParagraph"/>
        <w:numPr>
          <w:ilvl w:val="0"/>
          <w:numId w:val="34"/>
        </w:numPr>
      </w:pPr>
      <w:r>
        <w:t>Images – 3D images of scans, audio conversion to spectra</w:t>
      </w:r>
    </w:p>
    <w:p w14:paraId="4418241D" w14:textId="4F6501F3" w:rsidR="00E74D95" w:rsidRDefault="00E74D95" w:rsidP="00E74D95">
      <w:pPr>
        <w:pStyle w:val="ListParagraph"/>
        <w:numPr>
          <w:ilvl w:val="0"/>
          <w:numId w:val="34"/>
        </w:numPr>
      </w:pPr>
      <w:r>
        <w:t>Sequences – Text, Words, Speech, Images (videos, gifs), programs</w:t>
      </w:r>
    </w:p>
    <w:p w14:paraId="7108A59C" w14:textId="3E942C62" w:rsidR="00F777F5" w:rsidRDefault="00F777F5" w:rsidP="00F777F5"/>
    <w:p w14:paraId="55778B6F" w14:textId="78A727E7" w:rsidR="00F777F5" w:rsidRDefault="00F777F5" w:rsidP="00F777F5">
      <w:pPr>
        <w:pStyle w:val="Heading3"/>
      </w:pPr>
      <w:bookmarkStart w:id="56" w:name="_Toc514018961"/>
      <w:r>
        <w:t xml:space="preserve">Model </w:t>
      </w:r>
      <w:proofErr w:type="spellStart"/>
      <w:r>
        <w:t>Architechtures</w:t>
      </w:r>
      <w:bookmarkEnd w:id="56"/>
      <w:proofErr w:type="spellEnd"/>
    </w:p>
    <w:p w14:paraId="3FB2CF91" w14:textId="40F43719" w:rsidR="00FE32F4" w:rsidRPr="002E7510" w:rsidRDefault="00FE32F4" w:rsidP="00FE32F4">
      <w:pPr>
        <w:rPr>
          <w:rFonts w:ascii="Verdana" w:hAnsi="Verdana"/>
        </w:rPr>
      </w:pPr>
      <w:r w:rsidRPr="002E7510">
        <w:rPr>
          <w:rFonts w:ascii="Verdana" w:hAnsi="Verdana"/>
        </w:rPr>
        <w:t xml:space="preserve">Model architectures </w:t>
      </w:r>
    </w:p>
    <w:p w14:paraId="211DAEE2" w14:textId="6B4FA410" w:rsidR="00F777F5" w:rsidRPr="002E7510" w:rsidRDefault="00A31790" w:rsidP="005E4799">
      <w:pPr>
        <w:pStyle w:val="ListParagraph"/>
        <w:numPr>
          <w:ilvl w:val="0"/>
          <w:numId w:val="35"/>
        </w:numPr>
        <w:rPr>
          <w:rFonts w:ascii="Verdana" w:hAnsi="Verdana"/>
        </w:rPr>
      </w:pPr>
      <w:r w:rsidRPr="002E7510">
        <w:rPr>
          <w:rFonts w:ascii="Verdana" w:hAnsi="Verdana"/>
          <w:i/>
          <w:u w:val="single"/>
        </w:rPr>
        <w:t>Fully Connected</w:t>
      </w:r>
      <w:r w:rsidR="00F92B6C" w:rsidRPr="002E7510">
        <w:rPr>
          <w:rFonts w:ascii="Verdana" w:hAnsi="Verdana"/>
          <w:i/>
          <w:u w:val="single"/>
        </w:rPr>
        <w:t xml:space="preserve"> </w:t>
      </w:r>
      <w:r w:rsidR="00A14843" w:rsidRPr="002E7510">
        <w:rPr>
          <w:rFonts w:ascii="Verdana" w:hAnsi="Verdana"/>
        </w:rPr>
        <w:t xml:space="preserve">– In this model each neuron is connected to every other neuron in the previous layer and each connection has its own weight. This is general purpose model and makes no assumptions on data features. This is the most expensive in use of memory (weights) and calculations (connections). </w:t>
      </w:r>
    </w:p>
    <w:p w14:paraId="2A6D748C" w14:textId="36135430" w:rsidR="00A31790" w:rsidRPr="002E7510" w:rsidRDefault="00A31790" w:rsidP="00A31790">
      <w:pPr>
        <w:pStyle w:val="ListParagraph"/>
        <w:numPr>
          <w:ilvl w:val="0"/>
          <w:numId w:val="35"/>
        </w:numPr>
        <w:rPr>
          <w:rFonts w:ascii="Verdana" w:hAnsi="Verdana"/>
        </w:rPr>
      </w:pPr>
      <w:r w:rsidRPr="002E7510">
        <w:rPr>
          <w:rFonts w:ascii="Verdana" w:hAnsi="Verdana"/>
          <w:i/>
          <w:u w:val="single"/>
        </w:rPr>
        <w:t>Convolutional</w:t>
      </w:r>
      <w:r w:rsidR="005E4799" w:rsidRPr="002E7510">
        <w:rPr>
          <w:rFonts w:ascii="Verdana" w:hAnsi="Verdana"/>
        </w:rPr>
        <w:t xml:space="preserve"> – Convolutional Layer is more advanced and provides specialization in handling data. Each neuron is connected only to a few other neurons which are located </w:t>
      </w:r>
      <w:r w:rsidR="00AE288C" w:rsidRPr="002E7510">
        <w:rPr>
          <w:rFonts w:ascii="Verdana" w:hAnsi="Verdana"/>
        </w:rPr>
        <w:t>nearby</w:t>
      </w:r>
      <w:r w:rsidR="005E4799" w:rsidRPr="002E7510">
        <w:rPr>
          <w:rFonts w:ascii="Verdana" w:hAnsi="Verdana"/>
        </w:rPr>
        <w:t xml:space="preserve">. The most apt candidate for convolutional Model is Dense Captioning where you identify features in an image data. Same set of weights are </w:t>
      </w:r>
      <w:r w:rsidR="004051DE" w:rsidRPr="002E7510">
        <w:rPr>
          <w:rFonts w:ascii="Verdana" w:hAnsi="Verdana"/>
        </w:rPr>
        <w:t>shared</w:t>
      </w:r>
      <w:r w:rsidR="005E4799" w:rsidRPr="002E7510">
        <w:rPr>
          <w:rFonts w:ascii="Verdana" w:hAnsi="Verdana"/>
        </w:rPr>
        <w:t xml:space="preserve"> </w:t>
      </w:r>
      <w:r w:rsidR="004051DE" w:rsidRPr="002E7510">
        <w:rPr>
          <w:rFonts w:ascii="Verdana" w:hAnsi="Verdana"/>
        </w:rPr>
        <w:t xml:space="preserve">by </w:t>
      </w:r>
      <w:r w:rsidR="0069209A" w:rsidRPr="002E7510">
        <w:rPr>
          <w:rFonts w:ascii="Verdana" w:hAnsi="Verdana"/>
        </w:rPr>
        <w:t xml:space="preserve">all neurons </w:t>
      </w:r>
      <w:r w:rsidR="005E4799" w:rsidRPr="002E7510">
        <w:rPr>
          <w:rFonts w:ascii="Verdana" w:hAnsi="Verdana"/>
        </w:rPr>
        <w:t>and can be equated to filters</w:t>
      </w:r>
      <w:r w:rsidR="00AE288C" w:rsidRPr="002E7510">
        <w:rPr>
          <w:rFonts w:ascii="Verdana" w:hAnsi="Verdana"/>
        </w:rPr>
        <w:t xml:space="preserve"> that identify specific </w:t>
      </w:r>
      <w:r w:rsidR="0069209A" w:rsidRPr="002E7510">
        <w:rPr>
          <w:rFonts w:ascii="Verdana" w:hAnsi="Verdana"/>
        </w:rPr>
        <w:t xml:space="preserve">features. More efficient in terms of </w:t>
      </w:r>
      <w:r w:rsidR="00295763" w:rsidRPr="002E7510">
        <w:rPr>
          <w:rFonts w:ascii="Verdana" w:hAnsi="Verdana"/>
        </w:rPr>
        <w:t>memory and computation.</w:t>
      </w:r>
    </w:p>
    <w:p w14:paraId="28444831" w14:textId="77777777" w:rsidR="003A6026" w:rsidRPr="002E7510" w:rsidRDefault="0014257A" w:rsidP="00A31790">
      <w:pPr>
        <w:pStyle w:val="ListParagraph"/>
        <w:numPr>
          <w:ilvl w:val="0"/>
          <w:numId w:val="35"/>
        </w:numPr>
        <w:rPr>
          <w:rFonts w:ascii="Verdana" w:hAnsi="Verdana"/>
        </w:rPr>
      </w:pPr>
      <w:proofErr w:type="spellStart"/>
      <w:r w:rsidRPr="002E7510">
        <w:rPr>
          <w:rFonts w:ascii="Verdana" w:hAnsi="Verdana"/>
          <w:i/>
          <w:u w:val="single"/>
        </w:rPr>
        <w:t>FeedForward</w:t>
      </w:r>
      <w:proofErr w:type="spellEnd"/>
      <w:r w:rsidRPr="002E7510">
        <w:rPr>
          <w:rFonts w:ascii="Verdana" w:hAnsi="Verdana"/>
          <w:i/>
          <w:u w:val="single"/>
        </w:rPr>
        <w:t xml:space="preserve"> </w:t>
      </w:r>
      <w:r w:rsidR="003C4DF6" w:rsidRPr="002E7510">
        <w:rPr>
          <w:rFonts w:ascii="Verdana" w:hAnsi="Verdana"/>
        </w:rPr>
        <w:t>–</w:t>
      </w:r>
      <w:r w:rsidRPr="002E7510">
        <w:rPr>
          <w:rFonts w:ascii="Verdana" w:hAnsi="Verdana"/>
        </w:rPr>
        <w:t xml:space="preserve"> </w:t>
      </w:r>
      <w:r w:rsidR="003C4DF6" w:rsidRPr="002E7510">
        <w:rPr>
          <w:rFonts w:ascii="Verdana" w:hAnsi="Verdana"/>
        </w:rPr>
        <w:t xml:space="preserve">Feedforward is a basic recurrent network also known as multilayer </w:t>
      </w:r>
      <w:r w:rsidR="005A296A" w:rsidRPr="002E7510">
        <w:rPr>
          <w:rFonts w:ascii="Verdana" w:hAnsi="Verdana"/>
        </w:rPr>
        <w:t>perceptron</w:t>
      </w:r>
      <w:r w:rsidR="003C4DF6" w:rsidRPr="002E7510">
        <w:rPr>
          <w:rFonts w:ascii="Verdana" w:hAnsi="Verdana"/>
        </w:rPr>
        <w:t xml:space="preserve"> (M</w:t>
      </w:r>
      <w:r w:rsidR="00396D1A" w:rsidRPr="002E7510">
        <w:rPr>
          <w:rFonts w:ascii="Verdana" w:hAnsi="Verdana"/>
        </w:rPr>
        <w:t>LP).</w:t>
      </w:r>
      <w:r w:rsidR="00C7164E" w:rsidRPr="002E7510">
        <w:rPr>
          <w:rFonts w:ascii="Verdana" w:hAnsi="Verdana"/>
        </w:rPr>
        <w:t xml:space="preserve"> </w:t>
      </w:r>
      <w:r w:rsidR="00C959CD" w:rsidRPr="002E7510">
        <w:rPr>
          <w:rFonts w:ascii="Verdana" w:hAnsi="Verdana"/>
        </w:rPr>
        <w:t>A feedforward network defines y=f(x,</w:t>
      </w:r>
      <m:oMath>
        <m:r>
          <w:rPr>
            <w:rFonts w:ascii="Cambria Math" w:hAnsi="Cambria Math"/>
          </w:rPr>
          <m:t>θ</m:t>
        </m:r>
      </m:oMath>
      <w:r w:rsidR="00C959CD" w:rsidRPr="002E7510">
        <w:rPr>
          <w:rFonts w:ascii="Verdana" w:eastAsiaTheme="minorEastAsia" w:hAnsi="Verdana"/>
        </w:rPr>
        <w:t>)</w:t>
      </w:r>
      <w:r w:rsidR="00FA088C" w:rsidRPr="002E7510">
        <w:rPr>
          <w:rFonts w:ascii="Verdana" w:eastAsiaTheme="minorEastAsia" w:hAnsi="Verdana"/>
        </w:rPr>
        <w:t xml:space="preserve">, by mapping input x to category y and learning the value of parameter </w:t>
      </w:r>
      <m:oMath>
        <m:r>
          <w:rPr>
            <w:rFonts w:ascii="Cambria Math" w:eastAsiaTheme="minorEastAsia" w:hAnsi="Cambria Math"/>
          </w:rPr>
          <m:t>θ</m:t>
        </m:r>
      </m:oMath>
      <w:r w:rsidR="00FA088C" w:rsidRPr="002E7510">
        <w:rPr>
          <w:rFonts w:ascii="Verdana" w:eastAsiaTheme="minorEastAsia" w:hAnsi="Verdana"/>
        </w:rPr>
        <w:t>.</w:t>
      </w:r>
      <w:r w:rsidR="004C73B3" w:rsidRPr="002E7510">
        <w:rPr>
          <w:rFonts w:ascii="Verdana" w:eastAsiaTheme="minorEastAsia" w:hAnsi="Verdana"/>
        </w:rPr>
        <w:t xml:space="preserve"> The network </w:t>
      </w:r>
      <w:r w:rsidR="00BD7CBA" w:rsidRPr="002E7510">
        <w:rPr>
          <w:rFonts w:ascii="Verdana" w:eastAsiaTheme="minorEastAsia" w:hAnsi="Verdana"/>
        </w:rPr>
        <w:t>is unidirectional and</w:t>
      </w:r>
      <w:r w:rsidR="004C73B3" w:rsidRPr="002E7510">
        <w:rPr>
          <w:rFonts w:ascii="Verdana" w:eastAsiaTheme="minorEastAsia" w:hAnsi="Verdana"/>
        </w:rPr>
        <w:t xml:space="preserve"> only </w:t>
      </w:r>
      <w:r w:rsidR="00BD7CBA" w:rsidRPr="002E7510">
        <w:rPr>
          <w:rFonts w:ascii="Verdana" w:eastAsiaTheme="minorEastAsia" w:hAnsi="Verdana"/>
        </w:rPr>
        <w:t xml:space="preserve">flows </w:t>
      </w:r>
      <w:r w:rsidR="004C73B3" w:rsidRPr="002E7510">
        <w:rPr>
          <w:rFonts w:ascii="Verdana" w:eastAsiaTheme="minorEastAsia" w:hAnsi="Verdana"/>
        </w:rPr>
        <w:t>from left to right.</w:t>
      </w:r>
      <w:r w:rsidR="003A6026" w:rsidRPr="002E7510">
        <w:rPr>
          <w:rFonts w:ascii="Verdana" w:eastAsiaTheme="minorEastAsia" w:hAnsi="Verdana"/>
        </w:rPr>
        <w:t xml:space="preserve"> </w:t>
      </w:r>
    </w:p>
    <w:p w14:paraId="2C739277" w14:textId="613F1F01" w:rsidR="00BD7CBA" w:rsidRPr="005103DD" w:rsidRDefault="003A6026" w:rsidP="002E7510">
      <w:pPr>
        <w:pStyle w:val="ListParagraph"/>
        <w:numPr>
          <w:ilvl w:val="0"/>
          <w:numId w:val="35"/>
        </w:numPr>
        <w:rPr>
          <w:rFonts w:ascii="Verdana" w:hAnsi="Verdana"/>
        </w:rPr>
      </w:pPr>
      <w:r w:rsidRPr="002E7510">
        <w:rPr>
          <w:rFonts w:ascii="Verdana" w:hAnsi="Verdana"/>
          <w:i/>
          <w:u w:val="single"/>
        </w:rPr>
        <w:t xml:space="preserve">Recurrent Neural Network - </w:t>
      </w:r>
      <w:r w:rsidRPr="002E7510">
        <w:rPr>
          <w:rFonts w:ascii="Verdana" w:eastAsiaTheme="minorEastAsia" w:hAnsi="Verdana"/>
        </w:rPr>
        <w:t xml:space="preserve">When </w:t>
      </w:r>
      <w:proofErr w:type="gramStart"/>
      <w:r w:rsidRPr="002E7510">
        <w:rPr>
          <w:rFonts w:ascii="Verdana" w:eastAsiaTheme="minorEastAsia" w:hAnsi="Verdana"/>
        </w:rPr>
        <w:t>these network</w:t>
      </w:r>
      <w:proofErr w:type="gramEnd"/>
      <w:r w:rsidRPr="002E7510">
        <w:rPr>
          <w:rFonts w:ascii="Verdana" w:eastAsiaTheme="minorEastAsia" w:hAnsi="Verdana"/>
        </w:rPr>
        <w:t xml:space="preserve"> extend to include feedback connections they are called recurrent neural networks</w:t>
      </w:r>
      <w:r w:rsidR="00940468" w:rsidRPr="002E7510">
        <w:rPr>
          <w:rFonts w:ascii="Verdana" w:eastAsiaTheme="minorEastAsia" w:hAnsi="Verdana"/>
        </w:rPr>
        <w:t>.</w:t>
      </w:r>
    </w:p>
    <w:p w14:paraId="4D9551F6" w14:textId="7828E8E0" w:rsidR="005103DD" w:rsidRPr="005103DD" w:rsidRDefault="005103DD" w:rsidP="005103DD">
      <w:pPr>
        <w:rPr>
          <w:rFonts w:ascii="Verdana" w:hAnsi="Verdana"/>
        </w:rPr>
      </w:pPr>
    </w:p>
    <w:p w14:paraId="1DB4B244" w14:textId="77777777" w:rsidR="00A31790" w:rsidRPr="00A31790" w:rsidRDefault="00A31790" w:rsidP="00A31790"/>
    <w:p w14:paraId="33E6E94B" w14:textId="61E5D7AF" w:rsidR="006A6920" w:rsidRDefault="006A6920" w:rsidP="000B52B6">
      <w:pPr>
        <w:pStyle w:val="Heading2"/>
      </w:pPr>
      <w:bookmarkStart w:id="57" w:name="_Toc514018962"/>
      <w:r>
        <w:t xml:space="preserve">Other AI research </w:t>
      </w:r>
      <w:r w:rsidR="000B52B6">
        <w:t>projects</w:t>
      </w:r>
      <w:bookmarkEnd w:id="57"/>
    </w:p>
    <w:p w14:paraId="49904351" w14:textId="3E736619" w:rsidR="00EE0F37" w:rsidRDefault="00EE0F37" w:rsidP="00EE0F37"/>
    <w:p w14:paraId="6C20A798" w14:textId="77777777" w:rsidR="00EE0F37" w:rsidRPr="00EE0F37" w:rsidRDefault="00EE0F37" w:rsidP="00EE0F37"/>
    <w:p w14:paraId="2DF5761C" w14:textId="6A0D05E9" w:rsidR="00830954" w:rsidRDefault="00864926" w:rsidP="006C52C8">
      <w:pPr>
        <w:pStyle w:val="Heading1"/>
      </w:pPr>
      <w:bookmarkStart w:id="58" w:name="_Toc514018963"/>
      <w:r>
        <w:t>Methodology</w:t>
      </w:r>
      <w:bookmarkEnd w:id="58"/>
    </w:p>
    <w:p w14:paraId="5C092004" w14:textId="3FAC9CA7" w:rsidR="00F230DE" w:rsidRPr="003D7F0F" w:rsidRDefault="00830954" w:rsidP="00C30B3E">
      <w:pPr>
        <w:jc w:val="both"/>
        <w:rPr>
          <w:rFonts w:ascii="Verdana" w:hAnsi="Verdana"/>
        </w:rPr>
      </w:pPr>
      <w:r w:rsidRPr="003D7F0F">
        <w:rPr>
          <w:rFonts w:ascii="Verdana" w:hAnsi="Verdana"/>
        </w:rPr>
        <w:t xml:space="preserve">For this research project, our training data-set will be the </w:t>
      </w:r>
      <w:r w:rsidR="00C02AF7" w:rsidRPr="003D7F0F">
        <w:rPr>
          <w:rFonts w:ascii="Verdana" w:hAnsi="Verdana"/>
        </w:rPr>
        <w:t xml:space="preserve">music notes or </w:t>
      </w:r>
      <w:proofErr w:type="spellStart"/>
      <w:r w:rsidR="00C02AF7" w:rsidRPr="003D7F0F">
        <w:rPr>
          <w:rFonts w:ascii="Verdana" w:hAnsi="Verdana"/>
        </w:rPr>
        <w:t>swaras</w:t>
      </w:r>
      <w:proofErr w:type="spellEnd"/>
      <w:r w:rsidRPr="003D7F0F">
        <w:rPr>
          <w:rFonts w:ascii="Verdana" w:hAnsi="Verdana"/>
        </w:rPr>
        <w:t xml:space="preserve"> that makeup the 72 melakartha ragas</w:t>
      </w:r>
      <w:r w:rsidR="009126D1" w:rsidRPr="003D7F0F">
        <w:rPr>
          <w:rFonts w:ascii="Verdana" w:hAnsi="Verdana"/>
        </w:rPr>
        <w:t xml:space="preserve"> which will be </w:t>
      </w:r>
      <w:r w:rsidR="00180804" w:rsidRPr="003D7F0F">
        <w:rPr>
          <w:rFonts w:ascii="Verdana" w:hAnsi="Verdana"/>
        </w:rPr>
        <w:t xml:space="preserve">created based on </w:t>
      </w:r>
      <w:r w:rsidR="004A4983" w:rsidRPr="003D7F0F">
        <w:rPr>
          <w:rFonts w:ascii="Verdana" w:hAnsi="Verdana"/>
        </w:rPr>
        <w:t xml:space="preserve">the table available in </w:t>
      </w:r>
      <w:hyperlink r:id="rId28" w:history="1">
        <w:r w:rsidR="004A4983" w:rsidRPr="003D7F0F">
          <w:rPr>
            <w:rStyle w:val="Hyperlink"/>
            <w:rFonts w:ascii="Verdana" w:hAnsi="Verdana"/>
          </w:rPr>
          <w:t>http://www.carnatic.com/carnatic/ragalist.htm</w:t>
        </w:r>
      </w:hyperlink>
      <w:r w:rsidR="009126D1" w:rsidRPr="003D7F0F">
        <w:rPr>
          <w:rFonts w:ascii="Verdana" w:hAnsi="Verdana"/>
        </w:rPr>
        <w:t xml:space="preserve">. </w:t>
      </w:r>
      <w:r w:rsidRPr="003D7F0F">
        <w:rPr>
          <w:rFonts w:ascii="Verdana" w:hAnsi="Verdana"/>
        </w:rPr>
        <w:t xml:space="preserve">As these are parent Ragas and all other ragas will be a subset of these, the focus will be to model the </w:t>
      </w:r>
      <w:r w:rsidR="00F230DE" w:rsidRPr="003D7F0F">
        <w:rPr>
          <w:rFonts w:ascii="Verdana" w:hAnsi="Verdana"/>
        </w:rPr>
        <w:t>A</w:t>
      </w:r>
      <w:r w:rsidRPr="003D7F0F">
        <w:rPr>
          <w:rFonts w:ascii="Verdana" w:hAnsi="Verdana"/>
        </w:rPr>
        <w:t xml:space="preserve">NN to infer the closest parent raga. </w:t>
      </w:r>
    </w:p>
    <w:p w14:paraId="001CED90" w14:textId="47085FC5" w:rsidR="00C02AF7" w:rsidRPr="003D7F0F" w:rsidRDefault="00C02AF7" w:rsidP="00C30B3E">
      <w:pPr>
        <w:jc w:val="both"/>
        <w:rPr>
          <w:rFonts w:ascii="Verdana" w:hAnsi="Verdana"/>
        </w:rPr>
      </w:pPr>
      <w:r w:rsidRPr="003D7F0F">
        <w:rPr>
          <w:rFonts w:ascii="Verdana" w:hAnsi="Verdana"/>
        </w:rPr>
        <w:t>The basic mapping of notes will be denoted as represented in the below table:</w:t>
      </w:r>
    </w:p>
    <w:tbl>
      <w:tblPr>
        <w:tblStyle w:val="TableGrid"/>
        <w:tblW w:w="0" w:type="auto"/>
        <w:tblLook w:val="04A0" w:firstRow="1" w:lastRow="0" w:firstColumn="1" w:lastColumn="0" w:noHBand="0" w:noVBand="1"/>
      </w:tblPr>
      <w:tblGrid>
        <w:gridCol w:w="846"/>
        <w:gridCol w:w="2158"/>
        <w:gridCol w:w="1503"/>
        <w:gridCol w:w="1503"/>
        <w:gridCol w:w="1503"/>
        <w:gridCol w:w="1503"/>
      </w:tblGrid>
      <w:tr w:rsidR="00C02AF7" w:rsidRPr="003D7F0F" w14:paraId="5DC4C61A" w14:textId="77777777" w:rsidTr="00251F5C">
        <w:tc>
          <w:tcPr>
            <w:tcW w:w="846" w:type="dxa"/>
          </w:tcPr>
          <w:p w14:paraId="3CFEE1F9" w14:textId="60F0ADF5" w:rsidR="00C02AF7" w:rsidRPr="003D7F0F" w:rsidRDefault="00C02AF7" w:rsidP="00C02AF7">
            <w:pPr>
              <w:jc w:val="center"/>
              <w:rPr>
                <w:rFonts w:ascii="Verdana" w:hAnsi="Verdana"/>
              </w:rPr>
            </w:pPr>
            <w:r w:rsidRPr="003D7F0F">
              <w:rPr>
                <w:rFonts w:ascii="Verdana" w:hAnsi="Verdana"/>
              </w:rPr>
              <w:t>#</w:t>
            </w:r>
          </w:p>
        </w:tc>
        <w:tc>
          <w:tcPr>
            <w:tcW w:w="2158" w:type="dxa"/>
          </w:tcPr>
          <w:p w14:paraId="192FEEB7" w14:textId="61B733A6" w:rsidR="00C02AF7" w:rsidRPr="003D7F0F" w:rsidRDefault="00C02AF7" w:rsidP="00C30B3E">
            <w:pPr>
              <w:jc w:val="both"/>
              <w:rPr>
                <w:rFonts w:ascii="Verdana" w:hAnsi="Verdana"/>
              </w:rPr>
            </w:pPr>
            <w:r w:rsidRPr="003D7F0F">
              <w:rPr>
                <w:rFonts w:ascii="Verdana" w:hAnsi="Verdana"/>
              </w:rPr>
              <w:t>Name</w:t>
            </w:r>
          </w:p>
        </w:tc>
        <w:tc>
          <w:tcPr>
            <w:tcW w:w="1503" w:type="dxa"/>
          </w:tcPr>
          <w:p w14:paraId="5EE5B37A" w14:textId="1AA9306F" w:rsidR="00C02AF7" w:rsidRPr="003D7F0F" w:rsidRDefault="00C02AF7" w:rsidP="00C30B3E">
            <w:pPr>
              <w:jc w:val="both"/>
              <w:rPr>
                <w:rFonts w:ascii="Verdana" w:hAnsi="Verdana"/>
              </w:rPr>
            </w:pPr>
            <w:r w:rsidRPr="003D7F0F">
              <w:rPr>
                <w:rFonts w:ascii="Verdana" w:hAnsi="Verdana"/>
              </w:rPr>
              <w:t>Carnatic</w:t>
            </w:r>
          </w:p>
        </w:tc>
        <w:tc>
          <w:tcPr>
            <w:tcW w:w="1503" w:type="dxa"/>
          </w:tcPr>
          <w:p w14:paraId="2D2336B9" w14:textId="339E6663" w:rsidR="00C02AF7" w:rsidRPr="003D7F0F" w:rsidRDefault="00C02AF7" w:rsidP="00C30B3E">
            <w:pPr>
              <w:jc w:val="both"/>
              <w:rPr>
                <w:rFonts w:ascii="Verdana" w:hAnsi="Verdana"/>
              </w:rPr>
            </w:pPr>
            <w:r w:rsidRPr="003D7F0F">
              <w:rPr>
                <w:rFonts w:ascii="Verdana" w:hAnsi="Verdana"/>
              </w:rPr>
              <w:t>Symbol</w:t>
            </w:r>
          </w:p>
        </w:tc>
        <w:tc>
          <w:tcPr>
            <w:tcW w:w="1503" w:type="dxa"/>
          </w:tcPr>
          <w:p w14:paraId="3AF72429" w14:textId="2C063763" w:rsidR="00C02AF7" w:rsidRPr="003D7F0F" w:rsidRDefault="00C02AF7" w:rsidP="00C30B3E">
            <w:pPr>
              <w:jc w:val="both"/>
              <w:rPr>
                <w:rFonts w:ascii="Verdana" w:hAnsi="Verdana"/>
              </w:rPr>
            </w:pPr>
            <w:r w:rsidRPr="003D7F0F">
              <w:rPr>
                <w:rFonts w:ascii="Verdana" w:hAnsi="Verdana"/>
              </w:rPr>
              <w:t>Solfege</w:t>
            </w:r>
          </w:p>
        </w:tc>
        <w:tc>
          <w:tcPr>
            <w:tcW w:w="1503" w:type="dxa"/>
          </w:tcPr>
          <w:p w14:paraId="36330147" w14:textId="36640611" w:rsidR="00C02AF7" w:rsidRPr="003D7F0F" w:rsidRDefault="00C02AF7" w:rsidP="00C30B3E">
            <w:pPr>
              <w:jc w:val="both"/>
              <w:rPr>
                <w:rFonts w:ascii="Verdana" w:hAnsi="Verdana"/>
              </w:rPr>
            </w:pPr>
            <w:r w:rsidRPr="003D7F0F">
              <w:rPr>
                <w:rFonts w:ascii="Verdana" w:hAnsi="Verdana"/>
              </w:rPr>
              <w:t>Piano Key</w:t>
            </w:r>
          </w:p>
        </w:tc>
      </w:tr>
      <w:tr w:rsidR="00C02AF7" w:rsidRPr="003D7F0F" w14:paraId="0DC29C1A" w14:textId="77777777" w:rsidTr="00251F5C">
        <w:tc>
          <w:tcPr>
            <w:tcW w:w="846" w:type="dxa"/>
          </w:tcPr>
          <w:p w14:paraId="39F4A173" w14:textId="77777777" w:rsidR="00C02AF7" w:rsidRPr="003D7F0F" w:rsidRDefault="00C02AF7" w:rsidP="00C02AF7">
            <w:pPr>
              <w:pStyle w:val="ListParagraph"/>
              <w:numPr>
                <w:ilvl w:val="0"/>
                <w:numId w:val="23"/>
              </w:numPr>
              <w:jc w:val="center"/>
              <w:rPr>
                <w:rFonts w:ascii="Verdana" w:hAnsi="Verdana"/>
              </w:rPr>
            </w:pPr>
          </w:p>
        </w:tc>
        <w:tc>
          <w:tcPr>
            <w:tcW w:w="2158" w:type="dxa"/>
          </w:tcPr>
          <w:p w14:paraId="78E29529" w14:textId="2BD9D0F1" w:rsidR="00C02AF7" w:rsidRPr="003D7F0F" w:rsidRDefault="00C02AF7" w:rsidP="00C30B3E">
            <w:pPr>
              <w:jc w:val="both"/>
              <w:rPr>
                <w:rFonts w:ascii="Verdana" w:hAnsi="Verdana"/>
              </w:rPr>
            </w:pPr>
            <w:r w:rsidRPr="003D7F0F">
              <w:rPr>
                <w:rFonts w:ascii="Verdana" w:hAnsi="Verdana"/>
              </w:rPr>
              <w:t>Shadjam</w:t>
            </w:r>
          </w:p>
        </w:tc>
        <w:tc>
          <w:tcPr>
            <w:tcW w:w="1503" w:type="dxa"/>
          </w:tcPr>
          <w:p w14:paraId="278144AD" w14:textId="2A1BBBEB" w:rsidR="00C02AF7" w:rsidRPr="003D7F0F" w:rsidRDefault="00C02AF7" w:rsidP="00C30B3E">
            <w:pPr>
              <w:jc w:val="both"/>
              <w:rPr>
                <w:rFonts w:ascii="Verdana" w:hAnsi="Verdana"/>
              </w:rPr>
            </w:pPr>
            <w:r w:rsidRPr="003D7F0F">
              <w:rPr>
                <w:rFonts w:ascii="Verdana" w:hAnsi="Verdana"/>
              </w:rPr>
              <w:t>Sa</w:t>
            </w:r>
          </w:p>
        </w:tc>
        <w:tc>
          <w:tcPr>
            <w:tcW w:w="1503" w:type="dxa"/>
          </w:tcPr>
          <w:p w14:paraId="25346137" w14:textId="0504FFEA" w:rsidR="00C02AF7" w:rsidRPr="003D7F0F" w:rsidRDefault="00C02AF7" w:rsidP="00C30B3E">
            <w:pPr>
              <w:jc w:val="both"/>
              <w:rPr>
                <w:rFonts w:ascii="Verdana" w:hAnsi="Verdana"/>
              </w:rPr>
            </w:pPr>
            <w:r w:rsidRPr="003D7F0F">
              <w:rPr>
                <w:rFonts w:ascii="Verdana" w:hAnsi="Verdana"/>
              </w:rPr>
              <w:t>S</w:t>
            </w:r>
          </w:p>
        </w:tc>
        <w:tc>
          <w:tcPr>
            <w:tcW w:w="1503" w:type="dxa"/>
          </w:tcPr>
          <w:p w14:paraId="65822F94" w14:textId="7519EDB5" w:rsidR="00C02AF7" w:rsidRPr="003D7F0F" w:rsidRDefault="00C02AF7" w:rsidP="00C30B3E">
            <w:pPr>
              <w:jc w:val="both"/>
              <w:rPr>
                <w:rFonts w:ascii="Verdana" w:hAnsi="Verdana"/>
              </w:rPr>
            </w:pPr>
            <w:r w:rsidRPr="003D7F0F">
              <w:rPr>
                <w:rFonts w:ascii="Verdana" w:hAnsi="Verdana"/>
              </w:rPr>
              <w:t>Do</w:t>
            </w:r>
          </w:p>
        </w:tc>
        <w:tc>
          <w:tcPr>
            <w:tcW w:w="1503" w:type="dxa"/>
          </w:tcPr>
          <w:p w14:paraId="4E682E3C" w14:textId="7EC12BD7" w:rsidR="00C02AF7" w:rsidRPr="003D7F0F" w:rsidRDefault="00C02AF7" w:rsidP="00C30B3E">
            <w:pPr>
              <w:jc w:val="both"/>
              <w:rPr>
                <w:rFonts w:ascii="Verdana" w:hAnsi="Verdana"/>
              </w:rPr>
            </w:pPr>
            <w:r w:rsidRPr="003D7F0F">
              <w:rPr>
                <w:rFonts w:ascii="Verdana" w:hAnsi="Verdana"/>
              </w:rPr>
              <w:t>C</w:t>
            </w:r>
          </w:p>
        </w:tc>
      </w:tr>
      <w:tr w:rsidR="00C02AF7" w:rsidRPr="003D7F0F" w14:paraId="4D7B72C5" w14:textId="77777777" w:rsidTr="00251F5C">
        <w:tc>
          <w:tcPr>
            <w:tcW w:w="846" w:type="dxa"/>
          </w:tcPr>
          <w:p w14:paraId="7ED2EBC1" w14:textId="4AC86B6B" w:rsidR="00C02AF7" w:rsidRPr="003D7F0F" w:rsidRDefault="00C02AF7" w:rsidP="00C02AF7">
            <w:pPr>
              <w:pStyle w:val="ListParagraph"/>
              <w:numPr>
                <w:ilvl w:val="0"/>
                <w:numId w:val="23"/>
              </w:numPr>
              <w:jc w:val="center"/>
              <w:rPr>
                <w:rFonts w:ascii="Verdana" w:hAnsi="Verdana"/>
              </w:rPr>
            </w:pPr>
          </w:p>
        </w:tc>
        <w:tc>
          <w:tcPr>
            <w:tcW w:w="2158" w:type="dxa"/>
          </w:tcPr>
          <w:p w14:paraId="7CAB483D" w14:textId="4DC59FCD" w:rsidR="00C02AF7" w:rsidRPr="003D7F0F" w:rsidRDefault="00180804" w:rsidP="00C30B3E">
            <w:pPr>
              <w:jc w:val="both"/>
              <w:rPr>
                <w:rFonts w:ascii="Verdana" w:hAnsi="Verdana"/>
              </w:rPr>
            </w:pPr>
            <w:r w:rsidRPr="003D7F0F">
              <w:rPr>
                <w:rFonts w:ascii="Verdana" w:hAnsi="Verdana"/>
              </w:rPr>
              <w:t>S</w:t>
            </w:r>
            <w:r w:rsidR="00C02AF7" w:rsidRPr="003D7F0F">
              <w:rPr>
                <w:rFonts w:ascii="Verdana" w:hAnsi="Verdana"/>
              </w:rPr>
              <w:t xml:space="preserve"> Rishabh</w:t>
            </w:r>
          </w:p>
        </w:tc>
        <w:tc>
          <w:tcPr>
            <w:tcW w:w="1503" w:type="dxa"/>
          </w:tcPr>
          <w:p w14:paraId="51FF598D" w14:textId="2F27C4AE" w:rsidR="00C02AF7" w:rsidRPr="003D7F0F" w:rsidRDefault="00C02AF7" w:rsidP="00C30B3E">
            <w:pPr>
              <w:jc w:val="both"/>
              <w:rPr>
                <w:rFonts w:ascii="Verdana" w:hAnsi="Verdana"/>
              </w:rPr>
            </w:pPr>
            <w:r w:rsidRPr="003D7F0F">
              <w:rPr>
                <w:rFonts w:ascii="Verdana" w:hAnsi="Verdana"/>
              </w:rPr>
              <w:t>Re</w:t>
            </w:r>
          </w:p>
        </w:tc>
        <w:tc>
          <w:tcPr>
            <w:tcW w:w="1503" w:type="dxa"/>
          </w:tcPr>
          <w:p w14:paraId="4C1B46C5" w14:textId="79DE5CD0" w:rsidR="00C02AF7" w:rsidRPr="003D7F0F" w:rsidRDefault="00180804" w:rsidP="00C30B3E">
            <w:pPr>
              <w:jc w:val="both"/>
              <w:rPr>
                <w:rFonts w:ascii="Verdana" w:hAnsi="Verdana"/>
              </w:rPr>
            </w:pPr>
            <w:r w:rsidRPr="003D7F0F">
              <w:rPr>
                <w:rFonts w:ascii="Verdana" w:hAnsi="Verdana"/>
              </w:rPr>
              <w:t>R1</w:t>
            </w:r>
          </w:p>
        </w:tc>
        <w:tc>
          <w:tcPr>
            <w:tcW w:w="1503" w:type="dxa"/>
          </w:tcPr>
          <w:p w14:paraId="4D76D785" w14:textId="1C493581" w:rsidR="00C02AF7" w:rsidRPr="003D7F0F" w:rsidRDefault="00C02AF7" w:rsidP="00C30B3E">
            <w:pPr>
              <w:jc w:val="both"/>
              <w:rPr>
                <w:rFonts w:ascii="Verdana" w:hAnsi="Verdana"/>
              </w:rPr>
            </w:pPr>
            <w:r w:rsidRPr="003D7F0F">
              <w:rPr>
                <w:rFonts w:ascii="Verdana" w:hAnsi="Verdana"/>
              </w:rPr>
              <w:t>Re (flat)</w:t>
            </w:r>
          </w:p>
        </w:tc>
        <w:tc>
          <w:tcPr>
            <w:tcW w:w="1503" w:type="dxa"/>
          </w:tcPr>
          <w:p w14:paraId="6336EEFE" w14:textId="42F28681" w:rsidR="00C02AF7" w:rsidRPr="003D7F0F" w:rsidRDefault="00C02AF7" w:rsidP="00C30B3E">
            <w:pPr>
              <w:jc w:val="both"/>
              <w:rPr>
                <w:rFonts w:ascii="Verdana" w:hAnsi="Verdana"/>
              </w:rPr>
            </w:pPr>
            <w:r w:rsidRPr="003D7F0F">
              <w:rPr>
                <w:rFonts w:ascii="Verdana" w:hAnsi="Verdana"/>
              </w:rPr>
              <w:t>D</w:t>
            </w:r>
            <w:r w:rsidR="00251F5C" w:rsidRPr="003D7F0F">
              <w:rPr>
                <w:rFonts w:ascii="Segoe UI Symbol" w:hAnsi="Segoe UI Symbol" w:cs="Segoe UI Symbol"/>
                <w:color w:val="222222"/>
                <w:shd w:val="clear" w:color="auto" w:fill="FFFFFF"/>
              </w:rPr>
              <w:t>♭</w:t>
            </w:r>
          </w:p>
        </w:tc>
      </w:tr>
      <w:tr w:rsidR="00C02AF7" w:rsidRPr="003D7F0F" w14:paraId="51A9340E" w14:textId="77777777" w:rsidTr="00251F5C">
        <w:tc>
          <w:tcPr>
            <w:tcW w:w="846" w:type="dxa"/>
          </w:tcPr>
          <w:p w14:paraId="408BD967" w14:textId="7EDE48B2" w:rsidR="00C02AF7" w:rsidRPr="003D7F0F" w:rsidRDefault="00C02AF7" w:rsidP="00C02AF7">
            <w:pPr>
              <w:pStyle w:val="ListParagraph"/>
              <w:numPr>
                <w:ilvl w:val="0"/>
                <w:numId w:val="23"/>
              </w:numPr>
              <w:jc w:val="center"/>
              <w:rPr>
                <w:rFonts w:ascii="Verdana" w:hAnsi="Verdana"/>
              </w:rPr>
            </w:pPr>
          </w:p>
        </w:tc>
        <w:tc>
          <w:tcPr>
            <w:tcW w:w="2158" w:type="dxa"/>
          </w:tcPr>
          <w:p w14:paraId="50201E1B" w14:textId="0B2558B8" w:rsidR="00C02AF7" w:rsidRPr="003D7F0F" w:rsidRDefault="00180804" w:rsidP="00C30B3E">
            <w:pPr>
              <w:jc w:val="both"/>
              <w:rPr>
                <w:rFonts w:ascii="Verdana" w:hAnsi="Verdana"/>
              </w:rPr>
            </w:pPr>
            <w:r w:rsidRPr="003D7F0F">
              <w:rPr>
                <w:rFonts w:ascii="Verdana" w:hAnsi="Verdana"/>
              </w:rPr>
              <w:t>C</w:t>
            </w:r>
            <w:r w:rsidR="00251F5C" w:rsidRPr="003D7F0F">
              <w:rPr>
                <w:rFonts w:ascii="Verdana" w:hAnsi="Verdana"/>
              </w:rPr>
              <w:t xml:space="preserve"> </w:t>
            </w:r>
            <w:r w:rsidR="00C02AF7" w:rsidRPr="003D7F0F">
              <w:rPr>
                <w:rFonts w:ascii="Verdana" w:hAnsi="Verdana"/>
              </w:rPr>
              <w:t>Rishabh</w:t>
            </w:r>
          </w:p>
        </w:tc>
        <w:tc>
          <w:tcPr>
            <w:tcW w:w="1503" w:type="dxa"/>
          </w:tcPr>
          <w:p w14:paraId="7B2FDBE7" w14:textId="4B7629E1" w:rsidR="00C02AF7" w:rsidRPr="003D7F0F" w:rsidRDefault="00C02AF7" w:rsidP="00C30B3E">
            <w:pPr>
              <w:jc w:val="both"/>
              <w:rPr>
                <w:rFonts w:ascii="Verdana" w:hAnsi="Verdana"/>
              </w:rPr>
            </w:pPr>
            <w:r w:rsidRPr="003D7F0F">
              <w:rPr>
                <w:rFonts w:ascii="Verdana" w:hAnsi="Verdana"/>
              </w:rPr>
              <w:t>Re</w:t>
            </w:r>
          </w:p>
        </w:tc>
        <w:tc>
          <w:tcPr>
            <w:tcW w:w="1503" w:type="dxa"/>
          </w:tcPr>
          <w:p w14:paraId="761434E9" w14:textId="629B8A5A" w:rsidR="00C02AF7" w:rsidRPr="003D7F0F" w:rsidRDefault="00C02AF7" w:rsidP="00C30B3E">
            <w:pPr>
              <w:jc w:val="both"/>
              <w:rPr>
                <w:rFonts w:ascii="Verdana" w:hAnsi="Verdana"/>
              </w:rPr>
            </w:pPr>
            <w:r w:rsidRPr="003D7F0F">
              <w:rPr>
                <w:rFonts w:ascii="Verdana" w:hAnsi="Verdana"/>
              </w:rPr>
              <w:t>R</w:t>
            </w:r>
            <w:r w:rsidR="00180804" w:rsidRPr="003D7F0F">
              <w:rPr>
                <w:rFonts w:ascii="Verdana" w:hAnsi="Verdana"/>
              </w:rPr>
              <w:t>2</w:t>
            </w:r>
          </w:p>
        </w:tc>
        <w:tc>
          <w:tcPr>
            <w:tcW w:w="1503" w:type="dxa"/>
          </w:tcPr>
          <w:p w14:paraId="003EC290" w14:textId="2C5A0E57" w:rsidR="00C02AF7" w:rsidRPr="003D7F0F" w:rsidRDefault="00C02AF7" w:rsidP="00C30B3E">
            <w:pPr>
              <w:jc w:val="both"/>
              <w:rPr>
                <w:rFonts w:ascii="Verdana" w:hAnsi="Verdana"/>
              </w:rPr>
            </w:pPr>
            <w:r w:rsidRPr="003D7F0F">
              <w:rPr>
                <w:rFonts w:ascii="Verdana" w:hAnsi="Verdana"/>
              </w:rPr>
              <w:t>Re</w:t>
            </w:r>
          </w:p>
        </w:tc>
        <w:tc>
          <w:tcPr>
            <w:tcW w:w="1503" w:type="dxa"/>
          </w:tcPr>
          <w:p w14:paraId="02BAC1CB" w14:textId="15E4D8B4" w:rsidR="00C02AF7" w:rsidRPr="003D7F0F" w:rsidRDefault="00C02AF7" w:rsidP="00C30B3E">
            <w:pPr>
              <w:jc w:val="both"/>
              <w:rPr>
                <w:rFonts w:ascii="Verdana" w:hAnsi="Verdana"/>
              </w:rPr>
            </w:pPr>
            <w:r w:rsidRPr="003D7F0F">
              <w:rPr>
                <w:rFonts w:ascii="Verdana" w:hAnsi="Verdana"/>
              </w:rPr>
              <w:t>D</w:t>
            </w:r>
          </w:p>
        </w:tc>
      </w:tr>
      <w:tr w:rsidR="00C02AF7" w:rsidRPr="003D7F0F" w14:paraId="7D624DC3" w14:textId="77777777" w:rsidTr="00251F5C">
        <w:tc>
          <w:tcPr>
            <w:tcW w:w="846" w:type="dxa"/>
          </w:tcPr>
          <w:p w14:paraId="047D7626" w14:textId="77777777" w:rsidR="00C02AF7" w:rsidRPr="003D7F0F" w:rsidRDefault="00C02AF7" w:rsidP="00C02AF7">
            <w:pPr>
              <w:pStyle w:val="ListParagraph"/>
              <w:numPr>
                <w:ilvl w:val="0"/>
                <w:numId w:val="23"/>
              </w:numPr>
              <w:jc w:val="center"/>
              <w:rPr>
                <w:rFonts w:ascii="Verdana" w:hAnsi="Verdana"/>
              </w:rPr>
            </w:pPr>
          </w:p>
        </w:tc>
        <w:tc>
          <w:tcPr>
            <w:tcW w:w="2158" w:type="dxa"/>
          </w:tcPr>
          <w:p w14:paraId="5C2A2FDF" w14:textId="32C9393A" w:rsidR="00C02AF7" w:rsidRPr="003D7F0F" w:rsidRDefault="00180804" w:rsidP="00C30B3E">
            <w:pPr>
              <w:jc w:val="both"/>
              <w:rPr>
                <w:rFonts w:ascii="Verdana" w:hAnsi="Verdana"/>
              </w:rPr>
            </w:pPr>
            <w:r w:rsidRPr="003D7F0F">
              <w:rPr>
                <w:rFonts w:ascii="Verdana" w:hAnsi="Verdana"/>
              </w:rPr>
              <w:t xml:space="preserve">S </w:t>
            </w:r>
            <w:proofErr w:type="spellStart"/>
            <w:r w:rsidRPr="003D7F0F">
              <w:rPr>
                <w:rFonts w:ascii="Verdana" w:hAnsi="Verdana"/>
              </w:rPr>
              <w:t>Gandhar</w:t>
            </w:r>
            <w:proofErr w:type="spellEnd"/>
          </w:p>
        </w:tc>
        <w:tc>
          <w:tcPr>
            <w:tcW w:w="1503" w:type="dxa"/>
          </w:tcPr>
          <w:p w14:paraId="597B7452" w14:textId="0B90F121" w:rsidR="00C02AF7" w:rsidRPr="003D7F0F" w:rsidRDefault="00180804" w:rsidP="00C30B3E">
            <w:pPr>
              <w:jc w:val="both"/>
              <w:rPr>
                <w:rFonts w:ascii="Verdana" w:hAnsi="Verdana"/>
              </w:rPr>
            </w:pPr>
            <w:r w:rsidRPr="003D7F0F">
              <w:rPr>
                <w:rFonts w:ascii="Verdana" w:hAnsi="Verdana"/>
              </w:rPr>
              <w:t>Ga</w:t>
            </w:r>
          </w:p>
        </w:tc>
        <w:tc>
          <w:tcPr>
            <w:tcW w:w="1503" w:type="dxa"/>
          </w:tcPr>
          <w:p w14:paraId="702A66B9" w14:textId="49F83E22" w:rsidR="00C02AF7" w:rsidRPr="003D7F0F" w:rsidRDefault="00180804" w:rsidP="00C30B3E">
            <w:pPr>
              <w:jc w:val="both"/>
              <w:rPr>
                <w:rFonts w:ascii="Verdana" w:hAnsi="Verdana"/>
              </w:rPr>
            </w:pPr>
            <w:r w:rsidRPr="003D7F0F">
              <w:rPr>
                <w:rFonts w:ascii="Verdana" w:hAnsi="Verdana"/>
              </w:rPr>
              <w:t>g1</w:t>
            </w:r>
          </w:p>
        </w:tc>
        <w:tc>
          <w:tcPr>
            <w:tcW w:w="1503" w:type="dxa"/>
          </w:tcPr>
          <w:p w14:paraId="25B3A77E" w14:textId="08675C9D" w:rsidR="00C02AF7" w:rsidRPr="003D7F0F" w:rsidRDefault="00180804" w:rsidP="00C30B3E">
            <w:pPr>
              <w:jc w:val="both"/>
              <w:rPr>
                <w:rFonts w:ascii="Verdana" w:hAnsi="Verdana"/>
              </w:rPr>
            </w:pPr>
            <w:r w:rsidRPr="003D7F0F">
              <w:rPr>
                <w:rFonts w:ascii="Verdana" w:hAnsi="Verdana"/>
              </w:rPr>
              <w:t>Mi (flat)</w:t>
            </w:r>
          </w:p>
        </w:tc>
        <w:tc>
          <w:tcPr>
            <w:tcW w:w="1503" w:type="dxa"/>
          </w:tcPr>
          <w:p w14:paraId="782D4FFB" w14:textId="2579EB36" w:rsidR="00C02AF7" w:rsidRPr="003D7F0F" w:rsidRDefault="00180804" w:rsidP="00C30B3E">
            <w:pPr>
              <w:jc w:val="both"/>
              <w:rPr>
                <w:rFonts w:ascii="Verdana" w:hAnsi="Verdana"/>
              </w:rPr>
            </w:pPr>
            <w:r w:rsidRPr="003D7F0F">
              <w:rPr>
                <w:rFonts w:ascii="Verdana" w:hAnsi="Verdana"/>
              </w:rPr>
              <w:t>E</w:t>
            </w:r>
            <w:r w:rsidR="00251F5C" w:rsidRPr="003D7F0F">
              <w:rPr>
                <w:rFonts w:ascii="Segoe UI Symbol" w:hAnsi="Segoe UI Symbol" w:cs="Segoe UI Symbol"/>
                <w:color w:val="222222"/>
                <w:shd w:val="clear" w:color="auto" w:fill="FFFFFF"/>
              </w:rPr>
              <w:t>♭</w:t>
            </w:r>
          </w:p>
        </w:tc>
      </w:tr>
      <w:tr w:rsidR="00180804" w:rsidRPr="003D7F0F" w14:paraId="51E35883" w14:textId="77777777" w:rsidTr="00251F5C">
        <w:tc>
          <w:tcPr>
            <w:tcW w:w="846" w:type="dxa"/>
          </w:tcPr>
          <w:p w14:paraId="47194B55"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306BE59B" w14:textId="621C357D" w:rsidR="00180804" w:rsidRPr="003D7F0F" w:rsidRDefault="00180804" w:rsidP="00C30B3E">
            <w:pPr>
              <w:jc w:val="both"/>
              <w:rPr>
                <w:rFonts w:ascii="Verdana" w:hAnsi="Verdana"/>
              </w:rPr>
            </w:pPr>
            <w:r w:rsidRPr="003D7F0F">
              <w:rPr>
                <w:rFonts w:ascii="Verdana" w:hAnsi="Verdana"/>
              </w:rPr>
              <w:t>Sa</w:t>
            </w:r>
            <w:r w:rsidR="00251F5C" w:rsidRPr="003D7F0F">
              <w:rPr>
                <w:rFonts w:ascii="Verdana" w:hAnsi="Verdana"/>
              </w:rPr>
              <w:t xml:space="preserve"> </w:t>
            </w:r>
            <w:proofErr w:type="spellStart"/>
            <w:r w:rsidRPr="003D7F0F">
              <w:rPr>
                <w:rFonts w:ascii="Verdana" w:hAnsi="Verdana"/>
              </w:rPr>
              <w:t>Gandhar</w:t>
            </w:r>
            <w:proofErr w:type="spellEnd"/>
          </w:p>
        </w:tc>
        <w:tc>
          <w:tcPr>
            <w:tcW w:w="1503" w:type="dxa"/>
          </w:tcPr>
          <w:p w14:paraId="36542A19" w14:textId="14B81694" w:rsidR="00180804" w:rsidRPr="003D7F0F" w:rsidRDefault="00180804" w:rsidP="00C30B3E">
            <w:pPr>
              <w:jc w:val="both"/>
              <w:rPr>
                <w:rFonts w:ascii="Verdana" w:hAnsi="Verdana"/>
              </w:rPr>
            </w:pPr>
            <w:r w:rsidRPr="003D7F0F">
              <w:rPr>
                <w:rFonts w:ascii="Verdana" w:hAnsi="Verdana"/>
              </w:rPr>
              <w:t>Ga</w:t>
            </w:r>
          </w:p>
        </w:tc>
        <w:tc>
          <w:tcPr>
            <w:tcW w:w="1503" w:type="dxa"/>
          </w:tcPr>
          <w:p w14:paraId="55DFE32A" w14:textId="3021E8E1" w:rsidR="00180804" w:rsidRPr="003D7F0F" w:rsidRDefault="00180804" w:rsidP="00C30B3E">
            <w:pPr>
              <w:jc w:val="both"/>
              <w:rPr>
                <w:rFonts w:ascii="Verdana" w:hAnsi="Verdana"/>
              </w:rPr>
            </w:pPr>
            <w:r w:rsidRPr="003D7F0F">
              <w:rPr>
                <w:rFonts w:ascii="Verdana" w:hAnsi="Verdana"/>
              </w:rPr>
              <w:t>G2</w:t>
            </w:r>
          </w:p>
        </w:tc>
        <w:tc>
          <w:tcPr>
            <w:tcW w:w="1503" w:type="dxa"/>
          </w:tcPr>
          <w:p w14:paraId="091A932F" w14:textId="675FBB1A" w:rsidR="00180804" w:rsidRPr="003D7F0F" w:rsidRDefault="00180804" w:rsidP="00C30B3E">
            <w:pPr>
              <w:jc w:val="both"/>
              <w:rPr>
                <w:rFonts w:ascii="Verdana" w:hAnsi="Verdana"/>
              </w:rPr>
            </w:pPr>
            <w:r w:rsidRPr="003D7F0F">
              <w:rPr>
                <w:rFonts w:ascii="Verdana" w:hAnsi="Verdana"/>
              </w:rPr>
              <w:t>Mi</w:t>
            </w:r>
          </w:p>
        </w:tc>
        <w:tc>
          <w:tcPr>
            <w:tcW w:w="1503" w:type="dxa"/>
          </w:tcPr>
          <w:p w14:paraId="5B8D2C24" w14:textId="5E99BCBE" w:rsidR="00180804" w:rsidRPr="003D7F0F" w:rsidRDefault="00180804" w:rsidP="00C30B3E">
            <w:pPr>
              <w:jc w:val="both"/>
              <w:rPr>
                <w:rFonts w:ascii="Verdana" w:hAnsi="Verdana"/>
              </w:rPr>
            </w:pPr>
            <w:r w:rsidRPr="003D7F0F">
              <w:rPr>
                <w:rFonts w:ascii="Verdana" w:hAnsi="Verdana"/>
              </w:rPr>
              <w:t>E</w:t>
            </w:r>
          </w:p>
        </w:tc>
      </w:tr>
      <w:tr w:rsidR="00180804" w:rsidRPr="003D7F0F" w14:paraId="24EB7479" w14:textId="77777777" w:rsidTr="00251F5C">
        <w:tc>
          <w:tcPr>
            <w:tcW w:w="846" w:type="dxa"/>
          </w:tcPr>
          <w:p w14:paraId="75A83E6C"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526FA135" w14:textId="6F3CD86B" w:rsidR="00180804" w:rsidRPr="003D7F0F" w:rsidRDefault="00180804" w:rsidP="00C30B3E">
            <w:pPr>
              <w:jc w:val="both"/>
              <w:rPr>
                <w:rFonts w:ascii="Verdana" w:hAnsi="Verdana"/>
              </w:rPr>
            </w:pPr>
            <w:r w:rsidRPr="003D7F0F">
              <w:rPr>
                <w:rFonts w:ascii="Verdana" w:hAnsi="Verdana"/>
              </w:rPr>
              <w:t xml:space="preserve">S </w:t>
            </w:r>
            <w:proofErr w:type="spellStart"/>
            <w:r w:rsidRPr="003D7F0F">
              <w:rPr>
                <w:rFonts w:ascii="Verdana" w:hAnsi="Verdana"/>
              </w:rPr>
              <w:t>Madhyam</w:t>
            </w:r>
            <w:proofErr w:type="spellEnd"/>
          </w:p>
        </w:tc>
        <w:tc>
          <w:tcPr>
            <w:tcW w:w="1503" w:type="dxa"/>
          </w:tcPr>
          <w:p w14:paraId="1F883E5B" w14:textId="05E639AB" w:rsidR="00180804" w:rsidRPr="003D7F0F" w:rsidRDefault="00180804" w:rsidP="00C30B3E">
            <w:pPr>
              <w:jc w:val="both"/>
              <w:rPr>
                <w:rFonts w:ascii="Verdana" w:hAnsi="Verdana"/>
              </w:rPr>
            </w:pPr>
            <w:r w:rsidRPr="003D7F0F">
              <w:rPr>
                <w:rFonts w:ascii="Verdana" w:hAnsi="Verdana"/>
              </w:rPr>
              <w:t>Ma</w:t>
            </w:r>
          </w:p>
        </w:tc>
        <w:tc>
          <w:tcPr>
            <w:tcW w:w="1503" w:type="dxa"/>
          </w:tcPr>
          <w:p w14:paraId="48CCE334" w14:textId="6C8A784A" w:rsidR="00180804" w:rsidRPr="003D7F0F" w:rsidRDefault="00180804" w:rsidP="00C30B3E">
            <w:pPr>
              <w:jc w:val="both"/>
              <w:rPr>
                <w:rFonts w:ascii="Verdana" w:hAnsi="Verdana"/>
              </w:rPr>
            </w:pPr>
            <w:r w:rsidRPr="003D7F0F">
              <w:rPr>
                <w:rFonts w:ascii="Verdana" w:hAnsi="Verdana"/>
              </w:rPr>
              <w:t>M1</w:t>
            </w:r>
          </w:p>
        </w:tc>
        <w:tc>
          <w:tcPr>
            <w:tcW w:w="1503" w:type="dxa"/>
          </w:tcPr>
          <w:p w14:paraId="773519EE" w14:textId="5081F7BE" w:rsidR="00180804" w:rsidRPr="003D7F0F" w:rsidRDefault="00180804" w:rsidP="00C30B3E">
            <w:pPr>
              <w:jc w:val="both"/>
              <w:rPr>
                <w:rFonts w:ascii="Verdana" w:hAnsi="Verdana"/>
              </w:rPr>
            </w:pPr>
            <w:r w:rsidRPr="003D7F0F">
              <w:rPr>
                <w:rFonts w:ascii="Verdana" w:hAnsi="Verdana"/>
              </w:rPr>
              <w:t>Fa</w:t>
            </w:r>
          </w:p>
        </w:tc>
        <w:tc>
          <w:tcPr>
            <w:tcW w:w="1503" w:type="dxa"/>
          </w:tcPr>
          <w:p w14:paraId="4B30A9B5" w14:textId="250A021A" w:rsidR="00180804" w:rsidRPr="003D7F0F" w:rsidRDefault="00180804" w:rsidP="00C30B3E">
            <w:pPr>
              <w:jc w:val="both"/>
              <w:rPr>
                <w:rFonts w:ascii="Verdana" w:hAnsi="Verdana"/>
              </w:rPr>
            </w:pPr>
            <w:r w:rsidRPr="003D7F0F">
              <w:rPr>
                <w:rFonts w:ascii="Verdana" w:hAnsi="Verdana"/>
              </w:rPr>
              <w:t>F</w:t>
            </w:r>
          </w:p>
        </w:tc>
      </w:tr>
      <w:tr w:rsidR="00180804" w:rsidRPr="003D7F0F" w14:paraId="341AD234" w14:textId="77777777" w:rsidTr="00251F5C">
        <w:tc>
          <w:tcPr>
            <w:tcW w:w="846" w:type="dxa"/>
          </w:tcPr>
          <w:p w14:paraId="48ED769B"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58EC0627" w14:textId="0C47832D" w:rsidR="00180804" w:rsidRPr="003D7F0F" w:rsidRDefault="00180804" w:rsidP="00C30B3E">
            <w:pPr>
              <w:jc w:val="both"/>
              <w:rPr>
                <w:rFonts w:ascii="Verdana" w:hAnsi="Verdana"/>
              </w:rPr>
            </w:pPr>
            <w:r w:rsidRPr="003D7F0F">
              <w:rPr>
                <w:rFonts w:ascii="Verdana" w:hAnsi="Verdana"/>
              </w:rPr>
              <w:t xml:space="preserve">P </w:t>
            </w:r>
            <w:proofErr w:type="spellStart"/>
            <w:r w:rsidRPr="003D7F0F">
              <w:rPr>
                <w:rFonts w:ascii="Verdana" w:hAnsi="Verdana"/>
              </w:rPr>
              <w:t>Madhyam</w:t>
            </w:r>
            <w:proofErr w:type="spellEnd"/>
          </w:p>
        </w:tc>
        <w:tc>
          <w:tcPr>
            <w:tcW w:w="1503" w:type="dxa"/>
          </w:tcPr>
          <w:p w14:paraId="71B4EAF2" w14:textId="677C386A" w:rsidR="00180804" w:rsidRPr="003D7F0F" w:rsidRDefault="00180804" w:rsidP="00C30B3E">
            <w:pPr>
              <w:jc w:val="both"/>
              <w:rPr>
                <w:rFonts w:ascii="Verdana" w:hAnsi="Verdana"/>
              </w:rPr>
            </w:pPr>
            <w:r w:rsidRPr="003D7F0F">
              <w:rPr>
                <w:rFonts w:ascii="Verdana" w:hAnsi="Verdana"/>
              </w:rPr>
              <w:t>Ma</w:t>
            </w:r>
          </w:p>
        </w:tc>
        <w:tc>
          <w:tcPr>
            <w:tcW w:w="1503" w:type="dxa"/>
          </w:tcPr>
          <w:p w14:paraId="44A62B84" w14:textId="1415B9AD" w:rsidR="00180804" w:rsidRPr="003D7F0F" w:rsidRDefault="00180804" w:rsidP="00C30B3E">
            <w:pPr>
              <w:jc w:val="both"/>
              <w:rPr>
                <w:rFonts w:ascii="Verdana" w:hAnsi="Verdana"/>
              </w:rPr>
            </w:pPr>
            <w:r w:rsidRPr="003D7F0F">
              <w:rPr>
                <w:rFonts w:ascii="Verdana" w:hAnsi="Verdana"/>
              </w:rPr>
              <w:t>m2</w:t>
            </w:r>
          </w:p>
        </w:tc>
        <w:tc>
          <w:tcPr>
            <w:tcW w:w="1503" w:type="dxa"/>
          </w:tcPr>
          <w:p w14:paraId="35E04C7B" w14:textId="5F43D2BA" w:rsidR="00180804" w:rsidRPr="003D7F0F" w:rsidRDefault="00180804" w:rsidP="00C30B3E">
            <w:pPr>
              <w:jc w:val="both"/>
              <w:rPr>
                <w:rFonts w:ascii="Verdana" w:hAnsi="Verdana"/>
              </w:rPr>
            </w:pPr>
            <w:r w:rsidRPr="003D7F0F">
              <w:rPr>
                <w:rFonts w:ascii="Verdana" w:hAnsi="Verdana"/>
              </w:rPr>
              <w:t>Fa (sharp)</w:t>
            </w:r>
          </w:p>
        </w:tc>
        <w:tc>
          <w:tcPr>
            <w:tcW w:w="1503" w:type="dxa"/>
          </w:tcPr>
          <w:p w14:paraId="78E2E93D" w14:textId="5A32ED0E" w:rsidR="00180804" w:rsidRPr="003D7F0F" w:rsidRDefault="00180804" w:rsidP="00C30B3E">
            <w:pPr>
              <w:jc w:val="both"/>
              <w:rPr>
                <w:rFonts w:ascii="Verdana" w:hAnsi="Verdana"/>
              </w:rPr>
            </w:pPr>
            <w:r w:rsidRPr="003D7F0F">
              <w:rPr>
                <w:rFonts w:ascii="Verdana" w:hAnsi="Verdana"/>
              </w:rPr>
              <w:t>F#</w:t>
            </w:r>
          </w:p>
        </w:tc>
      </w:tr>
      <w:tr w:rsidR="00180804" w:rsidRPr="003D7F0F" w14:paraId="3F3A3AFC" w14:textId="77777777" w:rsidTr="00251F5C">
        <w:tc>
          <w:tcPr>
            <w:tcW w:w="846" w:type="dxa"/>
          </w:tcPr>
          <w:p w14:paraId="32A6A152"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3D8790AB" w14:textId="65C147C4" w:rsidR="00180804" w:rsidRPr="003D7F0F" w:rsidRDefault="00180804" w:rsidP="00C30B3E">
            <w:pPr>
              <w:jc w:val="both"/>
              <w:rPr>
                <w:rFonts w:ascii="Verdana" w:hAnsi="Verdana"/>
              </w:rPr>
            </w:pPr>
            <w:proofErr w:type="spellStart"/>
            <w:r w:rsidRPr="003D7F0F">
              <w:rPr>
                <w:rFonts w:ascii="Verdana" w:hAnsi="Verdana"/>
              </w:rPr>
              <w:t>Pancham</w:t>
            </w:r>
            <w:proofErr w:type="spellEnd"/>
          </w:p>
        </w:tc>
        <w:tc>
          <w:tcPr>
            <w:tcW w:w="1503" w:type="dxa"/>
          </w:tcPr>
          <w:p w14:paraId="14C5CDB6" w14:textId="51ACF620" w:rsidR="00180804" w:rsidRPr="003D7F0F" w:rsidRDefault="00180804" w:rsidP="00C30B3E">
            <w:pPr>
              <w:jc w:val="both"/>
              <w:rPr>
                <w:rFonts w:ascii="Verdana" w:hAnsi="Verdana"/>
              </w:rPr>
            </w:pPr>
            <w:r w:rsidRPr="003D7F0F">
              <w:rPr>
                <w:rFonts w:ascii="Verdana" w:hAnsi="Verdana"/>
              </w:rPr>
              <w:t>Pa</w:t>
            </w:r>
          </w:p>
        </w:tc>
        <w:tc>
          <w:tcPr>
            <w:tcW w:w="1503" w:type="dxa"/>
          </w:tcPr>
          <w:p w14:paraId="03716D94" w14:textId="736B173E" w:rsidR="00180804" w:rsidRPr="003D7F0F" w:rsidRDefault="00180804" w:rsidP="00C30B3E">
            <w:pPr>
              <w:jc w:val="both"/>
              <w:rPr>
                <w:rFonts w:ascii="Verdana" w:hAnsi="Verdana"/>
              </w:rPr>
            </w:pPr>
            <w:r w:rsidRPr="003D7F0F">
              <w:rPr>
                <w:rFonts w:ascii="Verdana" w:hAnsi="Verdana"/>
              </w:rPr>
              <w:t>P</w:t>
            </w:r>
          </w:p>
        </w:tc>
        <w:tc>
          <w:tcPr>
            <w:tcW w:w="1503" w:type="dxa"/>
          </w:tcPr>
          <w:p w14:paraId="31856B8E" w14:textId="7E2F97C4" w:rsidR="00180804" w:rsidRPr="003D7F0F" w:rsidRDefault="00180804" w:rsidP="00C30B3E">
            <w:pPr>
              <w:jc w:val="both"/>
              <w:rPr>
                <w:rFonts w:ascii="Verdana" w:hAnsi="Verdana"/>
              </w:rPr>
            </w:pPr>
            <w:r w:rsidRPr="003D7F0F">
              <w:rPr>
                <w:rFonts w:ascii="Verdana" w:hAnsi="Verdana"/>
              </w:rPr>
              <w:t>Sol</w:t>
            </w:r>
          </w:p>
        </w:tc>
        <w:tc>
          <w:tcPr>
            <w:tcW w:w="1503" w:type="dxa"/>
          </w:tcPr>
          <w:p w14:paraId="667C078B" w14:textId="02DE36AA" w:rsidR="00180804" w:rsidRPr="003D7F0F" w:rsidRDefault="00180804" w:rsidP="00C30B3E">
            <w:pPr>
              <w:jc w:val="both"/>
              <w:rPr>
                <w:rFonts w:ascii="Verdana" w:hAnsi="Verdana"/>
              </w:rPr>
            </w:pPr>
            <w:r w:rsidRPr="003D7F0F">
              <w:rPr>
                <w:rFonts w:ascii="Verdana" w:hAnsi="Verdana"/>
              </w:rPr>
              <w:t>G</w:t>
            </w:r>
          </w:p>
        </w:tc>
      </w:tr>
      <w:tr w:rsidR="00180804" w:rsidRPr="003D7F0F" w14:paraId="178FAC86" w14:textId="77777777" w:rsidTr="00251F5C">
        <w:tc>
          <w:tcPr>
            <w:tcW w:w="846" w:type="dxa"/>
          </w:tcPr>
          <w:p w14:paraId="4B18504B" w14:textId="77777777" w:rsidR="00180804" w:rsidRPr="003D7F0F" w:rsidRDefault="00180804" w:rsidP="00C02AF7">
            <w:pPr>
              <w:pStyle w:val="ListParagraph"/>
              <w:numPr>
                <w:ilvl w:val="0"/>
                <w:numId w:val="23"/>
              </w:numPr>
              <w:jc w:val="center"/>
              <w:rPr>
                <w:rFonts w:ascii="Verdana" w:hAnsi="Verdana"/>
              </w:rPr>
            </w:pPr>
          </w:p>
        </w:tc>
        <w:tc>
          <w:tcPr>
            <w:tcW w:w="2158" w:type="dxa"/>
          </w:tcPr>
          <w:p w14:paraId="7ECD2715" w14:textId="370E64E0" w:rsidR="00180804" w:rsidRPr="003D7F0F" w:rsidRDefault="00180804" w:rsidP="00C30B3E">
            <w:pPr>
              <w:jc w:val="both"/>
              <w:rPr>
                <w:rFonts w:ascii="Verdana" w:hAnsi="Verdana"/>
              </w:rPr>
            </w:pPr>
            <w:r w:rsidRPr="003D7F0F">
              <w:rPr>
                <w:rFonts w:ascii="Verdana" w:hAnsi="Verdana"/>
              </w:rPr>
              <w:t>S</w:t>
            </w:r>
            <w:r w:rsidR="00251F5C" w:rsidRPr="003D7F0F">
              <w:rPr>
                <w:rFonts w:ascii="Verdana" w:hAnsi="Verdana"/>
              </w:rPr>
              <w:t xml:space="preserve"> </w:t>
            </w:r>
            <w:proofErr w:type="spellStart"/>
            <w:r w:rsidRPr="003D7F0F">
              <w:rPr>
                <w:rFonts w:ascii="Verdana" w:hAnsi="Verdana"/>
              </w:rPr>
              <w:t>Daivat</w:t>
            </w:r>
            <w:proofErr w:type="spellEnd"/>
          </w:p>
        </w:tc>
        <w:tc>
          <w:tcPr>
            <w:tcW w:w="1503" w:type="dxa"/>
          </w:tcPr>
          <w:p w14:paraId="1F6148AB" w14:textId="702727DF" w:rsidR="00180804" w:rsidRPr="003D7F0F" w:rsidRDefault="00180804" w:rsidP="00C30B3E">
            <w:pPr>
              <w:jc w:val="both"/>
              <w:rPr>
                <w:rFonts w:ascii="Verdana" w:hAnsi="Verdana"/>
              </w:rPr>
            </w:pPr>
            <w:proofErr w:type="spellStart"/>
            <w:r w:rsidRPr="003D7F0F">
              <w:rPr>
                <w:rFonts w:ascii="Verdana" w:hAnsi="Verdana"/>
              </w:rPr>
              <w:t>D</w:t>
            </w:r>
            <w:r w:rsidR="00251F5C" w:rsidRPr="003D7F0F">
              <w:rPr>
                <w:rFonts w:ascii="Verdana" w:hAnsi="Verdana"/>
              </w:rPr>
              <w:t>h</w:t>
            </w:r>
            <w:r w:rsidRPr="003D7F0F">
              <w:rPr>
                <w:rFonts w:ascii="Verdana" w:hAnsi="Verdana"/>
              </w:rPr>
              <w:t>a</w:t>
            </w:r>
            <w:proofErr w:type="spellEnd"/>
          </w:p>
        </w:tc>
        <w:tc>
          <w:tcPr>
            <w:tcW w:w="1503" w:type="dxa"/>
          </w:tcPr>
          <w:p w14:paraId="722D7B4B" w14:textId="4A663ACA" w:rsidR="00180804" w:rsidRPr="003D7F0F" w:rsidRDefault="00180804" w:rsidP="00C30B3E">
            <w:pPr>
              <w:jc w:val="both"/>
              <w:rPr>
                <w:rFonts w:ascii="Verdana" w:hAnsi="Verdana"/>
              </w:rPr>
            </w:pPr>
            <w:r w:rsidRPr="003D7F0F">
              <w:rPr>
                <w:rFonts w:ascii="Verdana" w:hAnsi="Verdana"/>
              </w:rPr>
              <w:t>d1</w:t>
            </w:r>
          </w:p>
        </w:tc>
        <w:tc>
          <w:tcPr>
            <w:tcW w:w="1503" w:type="dxa"/>
          </w:tcPr>
          <w:p w14:paraId="55DFEEC5" w14:textId="2E81229D" w:rsidR="00180804" w:rsidRPr="003D7F0F" w:rsidRDefault="00180804" w:rsidP="00C30B3E">
            <w:pPr>
              <w:jc w:val="both"/>
              <w:rPr>
                <w:rFonts w:ascii="Verdana" w:hAnsi="Verdana"/>
              </w:rPr>
            </w:pPr>
            <w:r w:rsidRPr="003D7F0F">
              <w:rPr>
                <w:rFonts w:ascii="Verdana" w:hAnsi="Verdana"/>
              </w:rPr>
              <w:t>La (flat)</w:t>
            </w:r>
          </w:p>
        </w:tc>
        <w:tc>
          <w:tcPr>
            <w:tcW w:w="1503" w:type="dxa"/>
          </w:tcPr>
          <w:p w14:paraId="0AD7E598" w14:textId="16231438" w:rsidR="00180804" w:rsidRPr="003D7F0F" w:rsidRDefault="00C9302C" w:rsidP="00C30B3E">
            <w:pPr>
              <w:jc w:val="both"/>
              <w:rPr>
                <w:rFonts w:ascii="Verdana" w:hAnsi="Verdana"/>
              </w:rPr>
            </w:pPr>
            <w:r w:rsidRPr="003D7F0F">
              <w:rPr>
                <w:rFonts w:ascii="Verdana" w:hAnsi="Verdana"/>
              </w:rPr>
              <w:t>A</w:t>
            </w:r>
            <w:r w:rsidR="00251F5C" w:rsidRPr="003D7F0F">
              <w:rPr>
                <w:rFonts w:ascii="Segoe UI Symbol" w:hAnsi="Segoe UI Symbol" w:cs="Segoe UI Symbol"/>
                <w:color w:val="222222"/>
                <w:shd w:val="clear" w:color="auto" w:fill="FFFFFF"/>
              </w:rPr>
              <w:t>♭</w:t>
            </w:r>
          </w:p>
        </w:tc>
      </w:tr>
      <w:tr w:rsidR="00251F5C" w:rsidRPr="003D7F0F" w14:paraId="4ED95E3F" w14:textId="77777777" w:rsidTr="00251F5C">
        <w:tc>
          <w:tcPr>
            <w:tcW w:w="846" w:type="dxa"/>
          </w:tcPr>
          <w:p w14:paraId="6DCB9ACF"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36FEE62B" w14:textId="237E215A" w:rsidR="00251F5C" w:rsidRPr="003D7F0F" w:rsidRDefault="00251F5C" w:rsidP="00C30B3E">
            <w:pPr>
              <w:jc w:val="both"/>
              <w:rPr>
                <w:rFonts w:ascii="Verdana" w:hAnsi="Verdana"/>
              </w:rPr>
            </w:pPr>
            <w:r w:rsidRPr="003D7F0F">
              <w:rPr>
                <w:rFonts w:ascii="Verdana" w:hAnsi="Verdana"/>
              </w:rPr>
              <w:t xml:space="preserve">C </w:t>
            </w:r>
            <w:proofErr w:type="spellStart"/>
            <w:r w:rsidRPr="003D7F0F">
              <w:rPr>
                <w:rFonts w:ascii="Verdana" w:hAnsi="Verdana"/>
              </w:rPr>
              <w:t>Daivat</w:t>
            </w:r>
            <w:proofErr w:type="spellEnd"/>
          </w:p>
        </w:tc>
        <w:tc>
          <w:tcPr>
            <w:tcW w:w="1503" w:type="dxa"/>
          </w:tcPr>
          <w:p w14:paraId="6BD0D9E8" w14:textId="29319791" w:rsidR="00251F5C" w:rsidRPr="003D7F0F" w:rsidRDefault="00251F5C" w:rsidP="00C30B3E">
            <w:pPr>
              <w:jc w:val="both"/>
              <w:rPr>
                <w:rFonts w:ascii="Verdana" w:hAnsi="Verdana"/>
              </w:rPr>
            </w:pPr>
            <w:proofErr w:type="spellStart"/>
            <w:r w:rsidRPr="003D7F0F">
              <w:rPr>
                <w:rFonts w:ascii="Verdana" w:hAnsi="Verdana"/>
              </w:rPr>
              <w:t>Dha</w:t>
            </w:r>
            <w:proofErr w:type="spellEnd"/>
          </w:p>
        </w:tc>
        <w:tc>
          <w:tcPr>
            <w:tcW w:w="1503" w:type="dxa"/>
          </w:tcPr>
          <w:p w14:paraId="464494C3" w14:textId="60EC662F" w:rsidR="00251F5C" w:rsidRPr="003D7F0F" w:rsidRDefault="00251F5C" w:rsidP="00C30B3E">
            <w:pPr>
              <w:jc w:val="both"/>
              <w:rPr>
                <w:rFonts w:ascii="Verdana" w:hAnsi="Verdana"/>
              </w:rPr>
            </w:pPr>
            <w:r w:rsidRPr="003D7F0F">
              <w:rPr>
                <w:rFonts w:ascii="Verdana" w:hAnsi="Verdana"/>
              </w:rPr>
              <w:t>D2</w:t>
            </w:r>
          </w:p>
        </w:tc>
        <w:tc>
          <w:tcPr>
            <w:tcW w:w="1503" w:type="dxa"/>
          </w:tcPr>
          <w:p w14:paraId="500BE3DE" w14:textId="2F3FCB13" w:rsidR="00251F5C" w:rsidRPr="003D7F0F" w:rsidRDefault="00251F5C" w:rsidP="00C30B3E">
            <w:pPr>
              <w:jc w:val="both"/>
              <w:rPr>
                <w:rFonts w:ascii="Verdana" w:hAnsi="Verdana"/>
              </w:rPr>
            </w:pPr>
            <w:r w:rsidRPr="003D7F0F">
              <w:rPr>
                <w:rFonts w:ascii="Verdana" w:hAnsi="Verdana"/>
              </w:rPr>
              <w:t>La</w:t>
            </w:r>
          </w:p>
        </w:tc>
        <w:tc>
          <w:tcPr>
            <w:tcW w:w="1503" w:type="dxa"/>
          </w:tcPr>
          <w:p w14:paraId="73318C1E" w14:textId="36C3C621" w:rsidR="00251F5C" w:rsidRPr="003D7F0F" w:rsidRDefault="00251F5C" w:rsidP="00C30B3E">
            <w:pPr>
              <w:jc w:val="both"/>
              <w:rPr>
                <w:rFonts w:ascii="Verdana" w:hAnsi="Verdana"/>
              </w:rPr>
            </w:pPr>
            <w:r w:rsidRPr="003D7F0F">
              <w:rPr>
                <w:rFonts w:ascii="Verdana" w:hAnsi="Verdana"/>
              </w:rPr>
              <w:t>A</w:t>
            </w:r>
          </w:p>
        </w:tc>
      </w:tr>
      <w:tr w:rsidR="00251F5C" w:rsidRPr="003D7F0F" w14:paraId="3B434DB7" w14:textId="77777777" w:rsidTr="00251F5C">
        <w:tc>
          <w:tcPr>
            <w:tcW w:w="846" w:type="dxa"/>
          </w:tcPr>
          <w:p w14:paraId="713649FF"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4AC1B77E" w14:textId="457CE025" w:rsidR="00251F5C" w:rsidRPr="003D7F0F" w:rsidRDefault="00251F5C" w:rsidP="00C30B3E">
            <w:pPr>
              <w:jc w:val="both"/>
              <w:rPr>
                <w:rFonts w:ascii="Verdana" w:hAnsi="Verdana"/>
              </w:rPr>
            </w:pPr>
            <w:r w:rsidRPr="003D7F0F">
              <w:rPr>
                <w:rFonts w:ascii="Verdana" w:hAnsi="Verdana"/>
              </w:rPr>
              <w:t>Kai Nishad</w:t>
            </w:r>
          </w:p>
        </w:tc>
        <w:tc>
          <w:tcPr>
            <w:tcW w:w="1503" w:type="dxa"/>
          </w:tcPr>
          <w:p w14:paraId="04A9405B" w14:textId="7718093C" w:rsidR="00251F5C" w:rsidRPr="003D7F0F" w:rsidRDefault="00251F5C" w:rsidP="00C30B3E">
            <w:pPr>
              <w:jc w:val="both"/>
              <w:rPr>
                <w:rFonts w:ascii="Verdana" w:hAnsi="Verdana"/>
              </w:rPr>
            </w:pPr>
            <w:r w:rsidRPr="003D7F0F">
              <w:rPr>
                <w:rFonts w:ascii="Verdana" w:hAnsi="Verdana"/>
              </w:rPr>
              <w:t>Ni</w:t>
            </w:r>
          </w:p>
        </w:tc>
        <w:tc>
          <w:tcPr>
            <w:tcW w:w="1503" w:type="dxa"/>
          </w:tcPr>
          <w:p w14:paraId="6C16A5E4" w14:textId="4A2BE90B" w:rsidR="00251F5C" w:rsidRPr="003D7F0F" w:rsidRDefault="00251F5C" w:rsidP="00C30B3E">
            <w:pPr>
              <w:jc w:val="both"/>
              <w:rPr>
                <w:rFonts w:ascii="Verdana" w:hAnsi="Verdana"/>
              </w:rPr>
            </w:pPr>
            <w:r w:rsidRPr="003D7F0F">
              <w:rPr>
                <w:rFonts w:ascii="Verdana" w:hAnsi="Verdana"/>
              </w:rPr>
              <w:t>N1</w:t>
            </w:r>
          </w:p>
        </w:tc>
        <w:tc>
          <w:tcPr>
            <w:tcW w:w="1503" w:type="dxa"/>
          </w:tcPr>
          <w:p w14:paraId="3BE71CEE" w14:textId="46A8DA29" w:rsidR="00251F5C" w:rsidRPr="003D7F0F" w:rsidRDefault="00251F5C" w:rsidP="00C30B3E">
            <w:pPr>
              <w:jc w:val="both"/>
              <w:rPr>
                <w:rFonts w:ascii="Verdana" w:hAnsi="Verdana"/>
              </w:rPr>
            </w:pPr>
            <w:r w:rsidRPr="003D7F0F">
              <w:rPr>
                <w:rFonts w:ascii="Verdana" w:hAnsi="Verdana"/>
              </w:rPr>
              <w:t>Si(flat)</w:t>
            </w:r>
          </w:p>
        </w:tc>
        <w:tc>
          <w:tcPr>
            <w:tcW w:w="1503" w:type="dxa"/>
          </w:tcPr>
          <w:p w14:paraId="2C4DAF1A" w14:textId="076131E5" w:rsidR="00251F5C" w:rsidRPr="003D7F0F" w:rsidRDefault="00251F5C" w:rsidP="00C30B3E">
            <w:pPr>
              <w:jc w:val="both"/>
              <w:rPr>
                <w:rFonts w:ascii="Verdana" w:hAnsi="Verdana"/>
              </w:rPr>
            </w:pPr>
            <w:r w:rsidRPr="003D7F0F">
              <w:rPr>
                <w:rFonts w:ascii="Verdana" w:hAnsi="Verdana"/>
              </w:rPr>
              <w:t>B</w:t>
            </w:r>
            <w:r w:rsidRPr="003D7F0F">
              <w:rPr>
                <w:rFonts w:ascii="Segoe UI Symbol" w:hAnsi="Segoe UI Symbol" w:cs="Segoe UI Symbol"/>
                <w:color w:val="222222"/>
                <w:shd w:val="clear" w:color="auto" w:fill="FFFFFF"/>
              </w:rPr>
              <w:t>♭</w:t>
            </w:r>
          </w:p>
        </w:tc>
      </w:tr>
      <w:tr w:rsidR="00251F5C" w:rsidRPr="003D7F0F" w14:paraId="1545EDA2" w14:textId="77777777" w:rsidTr="00251F5C">
        <w:tc>
          <w:tcPr>
            <w:tcW w:w="846" w:type="dxa"/>
          </w:tcPr>
          <w:p w14:paraId="36D61082" w14:textId="77777777" w:rsidR="00251F5C" w:rsidRPr="003D7F0F" w:rsidRDefault="00251F5C" w:rsidP="00C02AF7">
            <w:pPr>
              <w:pStyle w:val="ListParagraph"/>
              <w:numPr>
                <w:ilvl w:val="0"/>
                <w:numId w:val="23"/>
              </w:numPr>
              <w:jc w:val="center"/>
              <w:rPr>
                <w:rFonts w:ascii="Verdana" w:hAnsi="Verdana"/>
              </w:rPr>
            </w:pPr>
          </w:p>
        </w:tc>
        <w:tc>
          <w:tcPr>
            <w:tcW w:w="2158" w:type="dxa"/>
          </w:tcPr>
          <w:p w14:paraId="4D441DF2" w14:textId="632F23A5" w:rsidR="00251F5C" w:rsidRPr="003D7F0F" w:rsidRDefault="00251F5C" w:rsidP="00C30B3E">
            <w:pPr>
              <w:jc w:val="both"/>
              <w:rPr>
                <w:rFonts w:ascii="Verdana" w:hAnsi="Verdana"/>
              </w:rPr>
            </w:pPr>
            <w:r w:rsidRPr="003D7F0F">
              <w:rPr>
                <w:rFonts w:ascii="Verdana" w:hAnsi="Verdana"/>
              </w:rPr>
              <w:t>Ka Nishad</w:t>
            </w:r>
          </w:p>
        </w:tc>
        <w:tc>
          <w:tcPr>
            <w:tcW w:w="1503" w:type="dxa"/>
          </w:tcPr>
          <w:p w14:paraId="493DBB22" w14:textId="555A2DE1" w:rsidR="00251F5C" w:rsidRPr="003D7F0F" w:rsidRDefault="00251F5C" w:rsidP="00C30B3E">
            <w:pPr>
              <w:jc w:val="both"/>
              <w:rPr>
                <w:rFonts w:ascii="Verdana" w:hAnsi="Verdana"/>
              </w:rPr>
            </w:pPr>
            <w:r w:rsidRPr="003D7F0F">
              <w:rPr>
                <w:rFonts w:ascii="Verdana" w:hAnsi="Verdana"/>
              </w:rPr>
              <w:t>Ni</w:t>
            </w:r>
          </w:p>
        </w:tc>
        <w:tc>
          <w:tcPr>
            <w:tcW w:w="1503" w:type="dxa"/>
          </w:tcPr>
          <w:p w14:paraId="6040E89B" w14:textId="10322F14" w:rsidR="00251F5C" w:rsidRPr="003D7F0F" w:rsidRDefault="00251F5C" w:rsidP="00C30B3E">
            <w:pPr>
              <w:jc w:val="both"/>
              <w:rPr>
                <w:rFonts w:ascii="Verdana" w:hAnsi="Verdana"/>
              </w:rPr>
            </w:pPr>
            <w:r w:rsidRPr="003D7F0F">
              <w:rPr>
                <w:rFonts w:ascii="Verdana" w:hAnsi="Verdana"/>
              </w:rPr>
              <w:t>N2</w:t>
            </w:r>
          </w:p>
        </w:tc>
        <w:tc>
          <w:tcPr>
            <w:tcW w:w="1503" w:type="dxa"/>
          </w:tcPr>
          <w:p w14:paraId="352879AC" w14:textId="6516AC79" w:rsidR="00251F5C" w:rsidRPr="003D7F0F" w:rsidRDefault="00251F5C" w:rsidP="00C30B3E">
            <w:pPr>
              <w:jc w:val="both"/>
              <w:rPr>
                <w:rFonts w:ascii="Verdana" w:hAnsi="Verdana"/>
              </w:rPr>
            </w:pPr>
            <w:r w:rsidRPr="003D7F0F">
              <w:rPr>
                <w:rFonts w:ascii="Verdana" w:hAnsi="Verdana"/>
              </w:rPr>
              <w:t>Si</w:t>
            </w:r>
          </w:p>
        </w:tc>
        <w:tc>
          <w:tcPr>
            <w:tcW w:w="1503" w:type="dxa"/>
          </w:tcPr>
          <w:p w14:paraId="6CD07C85" w14:textId="31E39A90" w:rsidR="00251F5C" w:rsidRPr="003D7F0F" w:rsidRDefault="00251F5C" w:rsidP="00C30B3E">
            <w:pPr>
              <w:jc w:val="both"/>
              <w:rPr>
                <w:rFonts w:ascii="Verdana" w:hAnsi="Verdana"/>
              </w:rPr>
            </w:pPr>
            <w:r w:rsidRPr="003D7F0F">
              <w:rPr>
                <w:rFonts w:ascii="Verdana" w:hAnsi="Verdana"/>
              </w:rPr>
              <w:t>B</w:t>
            </w:r>
          </w:p>
        </w:tc>
      </w:tr>
    </w:tbl>
    <w:p w14:paraId="274EE5C7" w14:textId="77777777" w:rsidR="00C02AF7" w:rsidRPr="003D7F0F" w:rsidRDefault="00C02AF7" w:rsidP="00C30B3E">
      <w:pPr>
        <w:jc w:val="both"/>
        <w:rPr>
          <w:rFonts w:ascii="Verdana" w:hAnsi="Verdana"/>
        </w:rPr>
      </w:pPr>
    </w:p>
    <w:p w14:paraId="4DDBD4EA" w14:textId="369FC7A2" w:rsidR="00830954" w:rsidRPr="003D7F0F" w:rsidRDefault="00830954" w:rsidP="00C30B3E">
      <w:pPr>
        <w:jc w:val="both"/>
        <w:rPr>
          <w:rFonts w:ascii="Verdana" w:hAnsi="Verdana"/>
        </w:rPr>
      </w:pPr>
      <w:r w:rsidRPr="003D7F0F">
        <w:rPr>
          <w:rFonts w:ascii="Verdana" w:hAnsi="Verdana"/>
        </w:rPr>
        <w:t xml:space="preserve">To achieve this, we will </w:t>
      </w:r>
      <w:r w:rsidR="00011F34" w:rsidRPr="003D7F0F">
        <w:rPr>
          <w:rFonts w:ascii="Verdana" w:hAnsi="Verdana"/>
        </w:rPr>
        <w:t>record</w:t>
      </w:r>
      <w:r w:rsidRPr="003D7F0F">
        <w:rPr>
          <w:rFonts w:ascii="Verdana" w:hAnsi="Verdana"/>
        </w:rPr>
        <w:t xml:space="preserve"> </w:t>
      </w:r>
      <w:r w:rsidR="00011F34" w:rsidRPr="003D7F0F">
        <w:rPr>
          <w:rFonts w:ascii="Verdana" w:hAnsi="Verdana"/>
        </w:rPr>
        <w:t xml:space="preserve">samples </w:t>
      </w:r>
      <w:r w:rsidRPr="003D7F0F">
        <w:rPr>
          <w:rFonts w:ascii="Verdana" w:hAnsi="Verdana"/>
        </w:rPr>
        <w:t xml:space="preserve">of various music pieces into </w:t>
      </w:r>
      <w:r w:rsidR="004A4983" w:rsidRPr="003D7F0F">
        <w:rPr>
          <w:rFonts w:ascii="Verdana" w:hAnsi="Verdana"/>
        </w:rPr>
        <w:t>wav files</w:t>
      </w:r>
      <w:r w:rsidRPr="003D7F0F">
        <w:rPr>
          <w:rFonts w:ascii="Verdana" w:hAnsi="Verdana"/>
        </w:rPr>
        <w:t xml:space="preserve"> and this will be the input to our ANN.  The ANN then </w:t>
      </w:r>
      <w:r w:rsidR="004A4983" w:rsidRPr="003D7F0F">
        <w:rPr>
          <w:rFonts w:ascii="Verdana" w:hAnsi="Verdana"/>
        </w:rPr>
        <w:t xml:space="preserve">processes, </w:t>
      </w:r>
      <w:r w:rsidRPr="003D7F0F">
        <w:rPr>
          <w:rFonts w:ascii="Verdana" w:hAnsi="Verdana"/>
        </w:rPr>
        <w:t>identifies the notes in the piece and analyses the patterns to identify the closest Raga.</w:t>
      </w:r>
    </w:p>
    <w:p w14:paraId="24BEBB8B" w14:textId="77777777" w:rsidR="009126D1" w:rsidRPr="003D7F0F" w:rsidRDefault="009126D1" w:rsidP="009126D1">
      <w:pPr>
        <w:jc w:val="both"/>
        <w:rPr>
          <w:rFonts w:ascii="Verdana" w:hAnsi="Verdana"/>
        </w:rPr>
      </w:pPr>
      <w:r w:rsidRPr="003D7F0F">
        <w:rPr>
          <w:rFonts w:ascii="Verdana" w:hAnsi="Verdana"/>
        </w:rPr>
        <w:t>The process we will use to feed into our NN:</w:t>
      </w:r>
    </w:p>
    <w:p w14:paraId="442D81D6" w14:textId="3295D330" w:rsidR="009126D1" w:rsidRPr="003D7F0F" w:rsidRDefault="009126D1" w:rsidP="009126D1">
      <w:pPr>
        <w:pStyle w:val="ListParagraph"/>
        <w:numPr>
          <w:ilvl w:val="0"/>
          <w:numId w:val="20"/>
        </w:numPr>
        <w:jc w:val="both"/>
        <w:rPr>
          <w:rFonts w:ascii="Verdana" w:hAnsi="Verdana"/>
        </w:rPr>
      </w:pPr>
      <w:r w:rsidRPr="003D7F0F">
        <w:rPr>
          <w:rFonts w:ascii="Verdana" w:hAnsi="Verdana"/>
        </w:rPr>
        <w:t xml:space="preserve">Angular Recorder to </w:t>
      </w:r>
      <w:r w:rsidR="00CA5743" w:rsidRPr="003D7F0F">
        <w:rPr>
          <w:rFonts w:ascii="Verdana" w:hAnsi="Verdana"/>
        </w:rPr>
        <w:t xml:space="preserve">manually </w:t>
      </w:r>
      <w:r w:rsidRPr="003D7F0F">
        <w:rPr>
          <w:rFonts w:ascii="Verdana" w:hAnsi="Verdana"/>
        </w:rPr>
        <w:t xml:space="preserve">record Ragas sung by different musicians into wav </w:t>
      </w:r>
      <w:r w:rsidR="00143E2A" w:rsidRPr="003D7F0F">
        <w:rPr>
          <w:rFonts w:ascii="Verdana" w:hAnsi="Verdana"/>
        </w:rPr>
        <w:t>form. The</w:t>
      </w:r>
      <w:r w:rsidR="00011F34" w:rsidRPr="003D7F0F">
        <w:rPr>
          <w:rFonts w:ascii="Verdana" w:hAnsi="Verdana"/>
        </w:rPr>
        <w:t xml:space="preserve"> source will personal recordings </w:t>
      </w:r>
      <w:r w:rsidR="008F3022" w:rsidRPr="003D7F0F">
        <w:rPr>
          <w:rFonts w:ascii="Verdana" w:hAnsi="Verdana"/>
        </w:rPr>
        <w:t xml:space="preserve">from </w:t>
      </w:r>
      <w:r w:rsidR="00011F34" w:rsidRPr="003D7F0F">
        <w:rPr>
          <w:rFonts w:ascii="Verdana" w:hAnsi="Verdana"/>
        </w:rPr>
        <w:t>self</w:t>
      </w:r>
      <w:r w:rsidR="008F3022" w:rsidRPr="003D7F0F">
        <w:rPr>
          <w:rFonts w:ascii="Verdana" w:hAnsi="Verdana"/>
        </w:rPr>
        <w:t>-</w:t>
      </w:r>
      <w:r w:rsidR="00011F34" w:rsidRPr="003D7F0F">
        <w:rPr>
          <w:rFonts w:ascii="Verdana" w:hAnsi="Verdana"/>
        </w:rPr>
        <w:t>play</w:t>
      </w:r>
      <w:r w:rsidR="008F3022" w:rsidRPr="003D7F0F">
        <w:rPr>
          <w:rFonts w:ascii="Verdana" w:hAnsi="Verdana"/>
        </w:rPr>
        <w:t xml:space="preserve"> </w:t>
      </w:r>
      <w:r w:rsidR="00143E2A" w:rsidRPr="003D7F0F">
        <w:rPr>
          <w:rFonts w:ascii="Verdana" w:hAnsi="Verdana"/>
        </w:rPr>
        <w:t>and recordings</w:t>
      </w:r>
      <w:r w:rsidRPr="003D7F0F">
        <w:rPr>
          <w:rFonts w:ascii="Verdana" w:hAnsi="Verdana"/>
        </w:rPr>
        <w:t xml:space="preserve"> from </w:t>
      </w:r>
      <w:r w:rsidR="00143E2A" w:rsidRPr="003D7F0F">
        <w:rPr>
          <w:rFonts w:ascii="Verdana" w:hAnsi="Verdana"/>
        </w:rPr>
        <w:t>YouTube</w:t>
      </w:r>
      <w:r w:rsidRPr="003D7F0F">
        <w:rPr>
          <w:rFonts w:ascii="Verdana" w:hAnsi="Verdana"/>
        </w:rPr>
        <w:t xml:space="preserve"> and other audio available in the public domain</w:t>
      </w:r>
      <w:r w:rsidR="00143E2A" w:rsidRPr="003D7F0F">
        <w:rPr>
          <w:rFonts w:ascii="Verdana" w:hAnsi="Verdana"/>
        </w:rPr>
        <w:t xml:space="preserve"> for free</w:t>
      </w:r>
      <w:r w:rsidRPr="003D7F0F">
        <w:rPr>
          <w:rFonts w:ascii="Verdana" w:hAnsi="Verdana"/>
        </w:rPr>
        <w:t>. We will collect 10 times 30s fragments of different singers singing 10 Ragas as sample.</w:t>
      </w:r>
    </w:p>
    <w:p w14:paraId="5CE3C10E" w14:textId="2C01CAAA" w:rsidR="004A4983" w:rsidRPr="003D7F0F" w:rsidRDefault="00E8707C" w:rsidP="009126D1">
      <w:pPr>
        <w:pStyle w:val="ListParagraph"/>
        <w:numPr>
          <w:ilvl w:val="0"/>
          <w:numId w:val="20"/>
        </w:numPr>
        <w:jc w:val="both"/>
        <w:rPr>
          <w:rFonts w:ascii="Verdana" w:hAnsi="Verdana"/>
        </w:rPr>
      </w:pPr>
      <w:r w:rsidRPr="003D7F0F">
        <w:rPr>
          <w:rFonts w:ascii="Verdana" w:hAnsi="Verdana"/>
        </w:rPr>
        <w:t xml:space="preserve">We use wavesurfer.js to </w:t>
      </w:r>
      <w:r w:rsidR="00BA470B" w:rsidRPr="003D7F0F">
        <w:rPr>
          <w:rFonts w:ascii="Verdana" w:hAnsi="Verdana"/>
        </w:rPr>
        <w:t>play these recordings.</w:t>
      </w:r>
    </w:p>
    <w:p w14:paraId="5C938C43" w14:textId="40F2A7B3" w:rsidR="00BA470B" w:rsidRPr="003D7F0F" w:rsidRDefault="00BA470B" w:rsidP="00BA470B">
      <w:pPr>
        <w:pStyle w:val="ListParagraph"/>
        <w:numPr>
          <w:ilvl w:val="0"/>
          <w:numId w:val="20"/>
        </w:numPr>
        <w:jc w:val="both"/>
        <w:rPr>
          <w:rFonts w:ascii="Verdana" w:hAnsi="Verdana"/>
        </w:rPr>
      </w:pPr>
      <w:r w:rsidRPr="003D7F0F">
        <w:rPr>
          <w:rFonts w:ascii="Verdana" w:hAnsi="Verdana"/>
        </w:rPr>
        <w:t xml:space="preserve">We will use audiowaveform, which is a </w:t>
      </w:r>
      <w:proofErr w:type="spellStart"/>
      <w:r w:rsidRPr="003D7F0F">
        <w:rPr>
          <w:rFonts w:ascii="Verdana" w:hAnsi="Verdana"/>
        </w:rPr>
        <w:t>c++</w:t>
      </w:r>
      <w:proofErr w:type="spellEnd"/>
      <w:r w:rsidRPr="003D7F0F">
        <w:rPr>
          <w:rFonts w:ascii="Verdana" w:hAnsi="Verdana"/>
        </w:rPr>
        <w:t xml:space="preserve"> program to then save the wave information into json format, which will be our input to our NN.</w:t>
      </w:r>
    </w:p>
    <w:p w14:paraId="79E1682F" w14:textId="049E12BE" w:rsidR="00BF54A7" w:rsidRPr="003D7F0F" w:rsidRDefault="00E574BA" w:rsidP="00D85862">
      <w:pPr>
        <w:jc w:val="both"/>
        <w:rPr>
          <w:rFonts w:ascii="Verdana" w:hAnsi="Verdana"/>
        </w:rPr>
      </w:pPr>
      <w:r w:rsidRPr="003D7F0F">
        <w:rPr>
          <w:rFonts w:ascii="Verdana" w:hAnsi="Verdana"/>
        </w:rPr>
        <w:t xml:space="preserve">The music to notation translation model will be designed based on Dean Malone’s app </w:t>
      </w:r>
      <w:sdt>
        <w:sdtPr>
          <w:rPr>
            <w:rFonts w:ascii="Verdana" w:hAnsi="Verdana"/>
          </w:rPr>
          <w:id w:val="643636090"/>
          <w:citation/>
        </w:sdtPr>
        <w:sdtContent>
          <w:r w:rsidR="0042372C" w:rsidRPr="003D7F0F">
            <w:rPr>
              <w:rFonts w:ascii="Verdana" w:hAnsi="Verdana"/>
            </w:rPr>
            <w:fldChar w:fldCharType="begin"/>
          </w:r>
          <w:r w:rsidR="0042372C" w:rsidRPr="003D7F0F">
            <w:rPr>
              <w:rFonts w:ascii="Verdana" w:hAnsi="Verdana"/>
            </w:rPr>
            <w:instrText xml:space="preserve"> CITATION Dea17 \l 2057 </w:instrText>
          </w:r>
          <w:r w:rsidR="0042372C" w:rsidRPr="003D7F0F">
            <w:rPr>
              <w:rFonts w:ascii="Verdana" w:hAnsi="Verdana"/>
            </w:rPr>
            <w:fldChar w:fldCharType="separate"/>
          </w:r>
          <w:r w:rsidR="0042372C" w:rsidRPr="003D7F0F">
            <w:rPr>
              <w:rFonts w:ascii="Verdana" w:hAnsi="Verdana"/>
              <w:noProof/>
            </w:rPr>
            <w:t>(</w:t>
          </w:r>
          <w:r w:rsidR="0042372C" w:rsidRPr="003D7F0F">
            <w:rPr>
              <w:rFonts w:ascii="Verdana" w:hAnsi="Verdana"/>
              <w:noProof/>
              <w:shd w:val="clear" w:color="auto" w:fill="F2F2F2" w:themeFill="background1" w:themeFillShade="F2"/>
            </w:rPr>
            <w:t>Malone, 2017</w:t>
          </w:r>
          <w:r w:rsidR="0042372C" w:rsidRPr="003D7F0F">
            <w:rPr>
              <w:rFonts w:ascii="Verdana" w:hAnsi="Verdana"/>
              <w:noProof/>
            </w:rPr>
            <w:t>)</w:t>
          </w:r>
          <w:r w:rsidR="0042372C" w:rsidRPr="003D7F0F">
            <w:rPr>
              <w:rFonts w:ascii="Verdana" w:hAnsi="Verdana"/>
            </w:rPr>
            <w:fldChar w:fldCharType="end"/>
          </w:r>
        </w:sdtContent>
      </w:sdt>
      <w:r w:rsidR="0042372C" w:rsidRPr="003D7F0F">
        <w:rPr>
          <w:rFonts w:ascii="Verdana" w:hAnsi="Verdana"/>
        </w:rPr>
        <w:t xml:space="preserve"> </w:t>
      </w:r>
      <w:r w:rsidRPr="003D7F0F">
        <w:rPr>
          <w:rFonts w:ascii="Verdana" w:hAnsi="Verdana"/>
        </w:rPr>
        <w:t>which is based on the Verovia Javascript toolkit. Each recording will be translated to notation and then compared with the Raga notations of the melakartha ragas.</w:t>
      </w:r>
    </w:p>
    <w:p w14:paraId="46926DA4" w14:textId="3496848E" w:rsidR="008A00EF" w:rsidDel="007826BA" w:rsidRDefault="008A00EF" w:rsidP="00D85862">
      <w:pPr>
        <w:jc w:val="both"/>
        <w:rPr>
          <w:del w:id="59" w:author="sripriya" w:date="2018-05-18T19:22:00Z"/>
          <w:rFonts w:ascii="Verdana" w:hAnsi="Verdana"/>
        </w:rPr>
      </w:pPr>
    </w:p>
    <w:p w14:paraId="00F2A381" w14:textId="3BFADACD" w:rsidR="008A00EF" w:rsidRDefault="008A00EF" w:rsidP="006C52C8">
      <w:pPr>
        <w:pStyle w:val="Heading2"/>
      </w:pPr>
      <w:bookmarkStart w:id="60" w:name="_Toc514018964"/>
      <w:r>
        <w:t>Implementation Methodology</w:t>
      </w:r>
      <w:bookmarkEnd w:id="60"/>
      <w:r w:rsidR="00B84A76">
        <w:t xml:space="preserve"> </w:t>
      </w:r>
    </w:p>
    <w:p w14:paraId="21A8C79C" w14:textId="580FF2E0" w:rsidR="00B84A76" w:rsidRPr="00B84A76" w:rsidRDefault="00B84A76" w:rsidP="00B84A76">
      <w:r w:rsidRPr="00B84A76">
        <w:t>https://hackernoon.com/finding-the-genre-of-a-song-with-deep-learning-da8f59a61194</w:t>
      </w:r>
    </w:p>
    <w:p w14:paraId="7777409C" w14:textId="77777777" w:rsidR="008A00EF" w:rsidRPr="008A00EF" w:rsidRDefault="008A00EF" w:rsidP="008A00EF">
      <w:pPr>
        <w:pStyle w:val="ListParagraph"/>
        <w:numPr>
          <w:ilvl w:val="0"/>
          <w:numId w:val="31"/>
        </w:numPr>
        <w:rPr>
          <w:rFonts w:ascii="Verdana" w:hAnsi="Verdana"/>
        </w:rPr>
      </w:pPr>
      <w:r w:rsidRPr="008A00EF">
        <w:rPr>
          <w:rFonts w:ascii="Verdana" w:hAnsi="Verdana"/>
        </w:rPr>
        <w:t>Audio to be recorded into wave form (40 second)</w:t>
      </w:r>
    </w:p>
    <w:p w14:paraId="73CE96EF" w14:textId="2B5E0A89" w:rsidR="008A00EF" w:rsidRPr="008A00EF" w:rsidRDefault="008A00EF" w:rsidP="008A00EF">
      <w:pPr>
        <w:rPr>
          <w:rFonts w:ascii="Verdana" w:hAnsi="Verdana"/>
        </w:rPr>
      </w:pPr>
      <w:r w:rsidRPr="008A00EF">
        <w:rPr>
          <w:rFonts w:ascii="Verdana" w:hAnsi="Verdana"/>
          <w:noProof/>
        </w:rPr>
        <mc:AlternateContent>
          <mc:Choice Requires="wpg">
            <w:drawing>
              <wp:anchor distT="0" distB="0" distL="114300" distR="114300" simplePos="0" relativeHeight="251657216" behindDoc="0" locked="0" layoutInCell="1" allowOverlap="1" wp14:anchorId="6126933D" wp14:editId="4EC3AD68">
                <wp:simplePos x="0" y="0"/>
                <wp:positionH relativeFrom="column">
                  <wp:posOffset>495525</wp:posOffset>
                </wp:positionH>
                <wp:positionV relativeFrom="paragraph">
                  <wp:posOffset>8000</wp:posOffset>
                </wp:positionV>
                <wp:extent cx="4237990" cy="790575"/>
                <wp:effectExtent l="0" t="0" r="0" b="9525"/>
                <wp:wrapNone/>
                <wp:docPr id="32" name="Group 32"/>
                <wp:cNvGraphicFramePr/>
                <a:graphic xmlns:a="http://schemas.openxmlformats.org/drawingml/2006/main">
                  <a:graphicData uri="http://schemas.microsoft.com/office/word/2010/wordprocessingGroup">
                    <wpg:wgp>
                      <wpg:cNvGrpSpPr/>
                      <wpg:grpSpPr>
                        <a:xfrm>
                          <a:off x="0" y="0"/>
                          <a:ext cx="4237990" cy="790575"/>
                          <a:chOff x="0" y="0"/>
                          <a:chExt cx="4237990" cy="790575"/>
                        </a:xfrm>
                      </wpg:grpSpPr>
                      <pic:pic xmlns:pic="http://schemas.openxmlformats.org/drawingml/2006/picture">
                        <pic:nvPicPr>
                          <pic:cNvPr id="2" name="Picture 2"/>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790575" cy="790575"/>
                          </a:xfrm>
                          <a:prstGeom prst="rect">
                            <a:avLst/>
                          </a:prstGeom>
                        </pic:spPr>
                      </pic:pic>
                      <pic:pic xmlns:pic="http://schemas.openxmlformats.org/drawingml/2006/picture">
                        <pic:nvPicPr>
                          <pic:cNvPr id="23" name="Picture 23"/>
                          <pic:cNvPicPr>
                            <a:picLocks noChangeAspect="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2943225" y="19050"/>
                            <a:ext cx="1294765" cy="733425"/>
                          </a:xfrm>
                          <a:prstGeom prst="rect">
                            <a:avLst/>
                          </a:prstGeom>
                        </pic:spPr>
                      </pic:pic>
                      <wps:wsp>
                        <wps:cNvPr id="27" name="Straight Arrow Connector 27"/>
                        <wps:cNvCnPr/>
                        <wps:spPr>
                          <a:xfrm flipV="1">
                            <a:off x="1028700" y="342900"/>
                            <a:ext cx="172402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23128E" id="Group 32" o:spid="_x0000_s1026" style="position:absolute;margin-left:39pt;margin-top:.65pt;width:333.7pt;height:62.25pt;z-index:251657216" coordsize="42379,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90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">
                  <v:imagedata r:id="rId33" o:title=""/>
                </v:shape>
                <v:shape id="Picture 23" o:spid="_x0000_s1028" type="#_x0000_t75" style="position:absolute;left:29432;top:190;width:12947;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">
                  <v:imagedata r:id="rId34" o:title=""/>
                </v:shape>
                <v:shape id="Straight Arrow Connector 27" o:spid="_x0000_s1029" type="#_x0000_t32" style="position:absolute;left:10287;top:3429;width:1724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4472c4 [3204]" strokeweight="3pt">
                  <v:stroke endarrow="block" joinstyle="miter"/>
                </v:shape>
              </v:group>
            </w:pict>
          </mc:Fallback>
        </mc:AlternateContent>
      </w:r>
    </w:p>
    <w:p w14:paraId="57814FB3" w14:textId="6DEA25F9" w:rsidR="008A00EF" w:rsidRPr="008A00EF" w:rsidRDefault="008A00EF" w:rsidP="008A00EF">
      <w:pPr>
        <w:rPr>
          <w:rFonts w:ascii="Verdana" w:hAnsi="Verdana"/>
        </w:rPr>
      </w:pPr>
    </w:p>
    <w:p w14:paraId="16DB700E" w14:textId="0876EF62" w:rsidR="008A00EF" w:rsidRDefault="008A00EF" w:rsidP="008A00EF">
      <w:pPr>
        <w:rPr>
          <w:rFonts w:ascii="Verdana" w:hAnsi="Verdana"/>
        </w:rPr>
      </w:pPr>
    </w:p>
    <w:p w14:paraId="41A335BC" w14:textId="088F2740" w:rsidR="00706C32" w:rsidDel="007826BA" w:rsidRDefault="00706C32" w:rsidP="008A00EF">
      <w:pPr>
        <w:rPr>
          <w:del w:id="61" w:author="sripriya" w:date="2018-05-18T19:27:00Z"/>
          <w:rFonts w:ascii="Verdana" w:hAnsi="Verdana"/>
        </w:rPr>
      </w:pPr>
    </w:p>
    <w:p w14:paraId="7B667D62" w14:textId="5E5F9C00" w:rsidR="008A00EF" w:rsidRPr="008A00EF" w:rsidRDefault="008A00EF" w:rsidP="008A00EF">
      <w:pPr>
        <w:pStyle w:val="ListParagraph"/>
        <w:numPr>
          <w:ilvl w:val="0"/>
          <w:numId w:val="31"/>
        </w:numPr>
        <w:rPr>
          <w:rFonts w:ascii="Verdana" w:hAnsi="Verdana"/>
        </w:rPr>
      </w:pPr>
      <w:r w:rsidRPr="008A00EF">
        <w:rPr>
          <w:rFonts w:ascii="Verdana" w:hAnsi="Verdana"/>
        </w:rPr>
        <w:t>Wave is transformed to image (spectrogram)</w:t>
      </w:r>
    </w:p>
    <w:p w14:paraId="25E51090" w14:textId="14F09D98" w:rsidR="008A00EF" w:rsidRPr="008A00EF" w:rsidRDefault="007826BA" w:rsidP="008A00EF">
      <w:pPr>
        <w:rPr>
          <w:rFonts w:ascii="Verdana" w:hAnsi="Verdana"/>
        </w:rPr>
      </w:pPr>
      <w:r w:rsidRPr="008A00EF">
        <w:rPr>
          <w:noProof/>
        </w:rPr>
        <w:drawing>
          <wp:anchor distT="0" distB="0" distL="114300" distR="114300" simplePos="0" relativeHeight="251658240" behindDoc="0" locked="0" layoutInCell="1" allowOverlap="1" wp14:anchorId="26D8E84B" wp14:editId="1BE1BB18">
            <wp:simplePos x="0" y="0"/>
            <wp:positionH relativeFrom="margin">
              <wp:align>right</wp:align>
            </wp:positionH>
            <wp:positionV relativeFrom="paragraph">
              <wp:posOffset>38736</wp:posOffset>
            </wp:positionV>
            <wp:extent cx="5200650" cy="2133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5200650" cy="2133600"/>
                    </a:xfrm>
                    <a:prstGeom prst="rect">
                      <a:avLst/>
                    </a:prstGeom>
                  </pic:spPr>
                </pic:pic>
              </a:graphicData>
            </a:graphic>
            <wp14:sizeRelH relativeFrom="margin">
              <wp14:pctWidth>0</wp14:pctWidth>
            </wp14:sizeRelH>
            <wp14:sizeRelV relativeFrom="margin">
              <wp14:pctHeight>0</wp14:pctHeight>
            </wp14:sizeRelV>
          </wp:anchor>
        </w:drawing>
      </w:r>
    </w:p>
    <w:p w14:paraId="5FB936CF" w14:textId="0929A4BB" w:rsidR="008A00EF" w:rsidRDefault="008A00EF" w:rsidP="008A00EF">
      <w:pPr>
        <w:pStyle w:val="ListParagraph"/>
        <w:rPr>
          <w:rFonts w:ascii="Verdana" w:hAnsi="Verdana"/>
        </w:rPr>
      </w:pPr>
    </w:p>
    <w:p w14:paraId="168C16C2" w14:textId="111C79D2" w:rsidR="008A00EF" w:rsidRDefault="008A00EF" w:rsidP="008A00EF">
      <w:pPr>
        <w:pStyle w:val="ListParagraph"/>
        <w:rPr>
          <w:rFonts w:ascii="Verdana" w:hAnsi="Verdana"/>
        </w:rPr>
      </w:pPr>
    </w:p>
    <w:p w14:paraId="3575BDF0" w14:textId="31F93F34" w:rsidR="008A00EF" w:rsidRDefault="008A00EF" w:rsidP="008A00EF">
      <w:pPr>
        <w:pStyle w:val="ListParagraph"/>
        <w:rPr>
          <w:rFonts w:ascii="Verdana" w:hAnsi="Verdana"/>
        </w:rPr>
      </w:pPr>
    </w:p>
    <w:p w14:paraId="41FA7D2A" w14:textId="2C34CDAA" w:rsidR="008C5C3C" w:rsidRDefault="008C5C3C" w:rsidP="008A00EF">
      <w:pPr>
        <w:pStyle w:val="ListParagraph"/>
        <w:rPr>
          <w:rFonts w:ascii="Verdana" w:hAnsi="Verdana"/>
        </w:rPr>
      </w:pPr>
    </w:p>
    <w:p w14:paraId="00C2BC57" w14:textId="49C01751" w:rsidR="008C5C3C" w:rsidRDefault="008C5C3C" w:rsidP="008A00EF">
      <w:pPr>
        <w:pStyle w:val="ListParagraph"/>
        <w:rPr>
          <w:rFonts w:ascii="Verdana" w:hAnsi="Verdana"/>
        </w:rPr>
      </w:pPr>
    </w:p>
    <w:p w14:paraId="694B63BA" w14:textId="0C3DD20E" w:rsidR="008C5C3C" w:rsidRDefault="008C5C3C" w:rsidP="008A00EF">
      <w:pPr>
        <w:pStyle w:val="ListParagraph"/>
        <w:rPr>
          <w:rFonts w:ascii="Verdana" w:hAnsi="Verdana"/>
        </w:rPr>
      </w:pPr>
    </w:p>
    <w:p w14:paraId="609760B1" w14:textId="77777777" w:rsidR="008C5C3C" w:rsidRDefault="008C5C3C" w:rsidP="008A00EF">
      <w:pPr>
        <w:pStyle w:val="ListParagraph"/>
        <w:rPr>
          <w:rFonts w:ascii="Verdana" w:hAnsi="Verdana"/>
        </w:rPr>
      </w:pPr>
    </w:p>
    <w:p w14:paraId="249926E8" w14:textId="69F9C148" w:rsidR="008A00EF" w:rsidRDefault="008A00EF" w:rsidP="008A00EF">
      <w:pPr>
        <w:pStyle w:val="ListParagraph"/>
        <w:rPr>
          <w:rFonts w:ascii="Verdana" w:hAnsi="Verdana"/>
        </w:rPr>
      </w:pPr>
    </w:p>
    <w:p w14:paraId="2D78E6C3" w14:textId="17C34FF2" w:rsidR="003E474E" w:rsidRDefault="003E474E" w:rsidP="008A00EF">
      <w:pPr>
        <w:pStyle w:val="ListParagraph"/>
        <w:rPr>
          <w:rFonts w:ascii="Verdana" w:hAnsi="Verdana"/>
        </w:rPr>
      </w:pPr>
    </w:p>
    <w:p w14:paraId="3ADEB58E" w14:textId="76E18575" w:rsidR="003E474E" w:rsidDel="007826BA" w:rsidRDefault="003E474E" w:rsidP="008A00EF">
      <w:pPr>
        <w:pStyle w:val="ListParagraph"/>
        <w:rPr>
          <w:del w:id="62" w:author="sripriya" w:date="2018-05-18T19:28:00Z"/>
          <w:rFonts w:ascii="Verdana" w:hAnsi="Verdana"/>
        </w:rPr>
      </w:pPr>
    </w:p>
    <w:p w14:paraId="360BCB19" w14:textId="44C9D715" w:rsidR="003E474E" w:rsidDel="007826BA" w:rsidRDefault="003E474E" w:rsidP="008A00EF">
      <w:pPr>
        <w:pStyle w:val="ListParagraph"/>
        <w:rPr>
          <w:del w:id="63" w:author="sripriya" w:date="2018-05-18T19:28:00Z"/>
          <w:rFonts w:ascii="Verdana" w:hAnsi="Verdana"/>
        </w:rPr>
      </w:pPr>
    </w:p>
    <w:p w14:paraId="00C90053" w14:textId="0E4D2AF5" w:rsidR="003E474E" w:rsidDel="007826BA" w:rsidRDefault="003E474E" w:rsidP="008A00EF">
      <w:pPr>
        <w:pStyle w:val="ListParagraph"/>
        <w:rPr>
          <w:del w:id="64" w:author="sripriya" w:date="2018-05-18T19:28:00Z"/>
          <w:rFonts w:ascii="Verdana" w:hAnsi="Verdana"/>
        </w:rPr>
      </w:pPr>
    </w:p>
    <w:p w14:paraId="2F0AC307" w14:textId="4175A2D0" w:rsidR="003E474E" w:rsidDel="007826BA" w:rsidRDefault="003E474E" w:rsidP="008A00EF">
      <w:pPr>
        <w:pStyle w:val="ListParagraph"/>
        <w:rPr>
          <w:del w:id="65" w:author="sripriya" w:date="2018-05-18T19:28:00Z"/>
          <w:rFonts w:ascii="Verdana" w:hAnsi="Verdana"/>
        </w:rPr>
      </w:pPr>
    </w:p>
    <w:p w14:paraId="4401D0FC" w14:textId="58F3ED0A" w:rsidR="003E474E" w:rsidDel="007826BA" w:rsidRDefault="003E474E" w:rsidP="008A00EF">
      <w:pPr>
        <w:pStyle w:val="ListParagraph"/>
        <w:rPr>
          <w:del w:id="66" w:author="sripriya" w:date="2018-05-18T19:28:00Z"/>
          <w:rFonts w:ascii="Verdana" w:hAnsi="Verdana"/>
        </w:rPr>
      </w:pPr>
    </w:p>
    <w:p w14:paraId="699879DA" w14:textId="20D96C8E" w:rsidR="003E474E" w:rsidDel="007826BA" w:rsidRDefault="003E474E" w:rsidP="008A00EF">
      <w:pPr>
        <w:pStyle w:val="ListParagraph"/>
        <w:rPr>
          <w:del w:id="67" w:author="sripriya" w:date="2018-05-18T19:28:00Z"/>
          <w:rFonts w:ascii="Verdana" w:hAnsi="Verdana"/>
        </w:rPr>
      </w:pPr>
    </w:p>
    <w:p w14:paraId="02C25F00" w14:textId="502647D8" w:rsidR="003E474E" w:rsidDel="007826BA" w:rsidRDefault="003E474E" w:rsidP="008A00EF">
      <w:pPr>
        <w:pStyle w:val="ListParagraph"/>
        <w:rPr>
          <w:del w:id="68" w:author="sripriya" w:date="2018-05-18T19:28:00Z"/>
          <w:rFonts w:ascii="Verdana" w:hAnsi="Verdana"/>
        </w:rPr>
      </w:pPr>
    </w:p>
    <w:p w14:paraId="2FD4AFD7" w14:textId="679F1583" w:rsidR="008A00EF" w:rsidRPr="008A00EF" w:rsidDel="007826BA" w:rsidRDefault="008A00EF" w:rsidP="008A00EF">
      <w:pPr>
        <w:pStyle w:val="ListParagraph"/>
        <w:rPr>
          <w:del w:id="69" w:author="sripriya" w:date="2018-05-18T19:28:00Z"/>
          <w:rFonts w:ascii="Verdana" w:hAnsi="Verdana"/>
        </w:rPr>
      </w:pPr>
    </w:p>
    <w:p w14:paraId="5F787C83" w14:textId="0CB673AD" w:rsidR="008A00EF" w:rsidRPr="008A00EF" w:rsidRDefault="008A00EF" w:rsidP="008A00EF">
      <w:pPr>
        <w:pStyle w:val="ListParagraph"/>
        <w:rPr>
          <w:rFonts w:ascii="Verdana" w:hAnsi="Verdana"/>
        </w:rPr>
      </w:pPr>
    </w:p>
    <w:p w14:paraId="2C4D9B36" w14:textId="22155A5C" w:rsidR="008A00EF" w:rsidRPr="008A00EF" w:rsidRDefault="000B4575" w:rsidP="008A00EF">
      <w:pPr>
        <w:pStyle w:val="ListParagraph"/>
        <w:numPr>
          <w:ilvl w:val="0"/>
          <w:numId w:val="31"/>
        </w:numPr>
        <w:rPr>
          <w:rFonts w:ascii="Verdana" w:hAnsi="Verdana"/>
        </w:rPr>
      </w:pPr>
      <w:r w:rsidRPr="008A00EF">
        <w:rPr>
          <w:rFonts w:ascii="Verdana" w:hAnsi="Verdana"/>
        </w:rPr>
        <w:t>Spectrogram</w:t>
      </w:r>
      <w:r w:rsidR="008A00EF" w:rsidRPr="008A00EF">
        <w:rPr>
          <w:rFonts w:ascii="Verdana" w:hAnsi="Verdana"/>
        </w:rPr>
        <w:t xml:space="preserve"> is sliced further into 5s data. This gives us 20 sets of data from each recording. If we take 5 ragas to train and 10 recordings for each raga, we have 10 * 40 = 400s of audio converted to 400 * 20 = 8000 sets of data for our neural network. </w:t>
      </w:r>
    </w:p>
    <w:p w14:paraId="05D7D009" w14:textId="2B65F8AA" w:rsidR="008A00EF" w:rsidRDefault="008A00EF" w:rsidP="008A00EF">
      <w:pPr>
        <w:rPr>
          <w:rFonts w:ascii="Verdana" w:hAnsi="Verdana"/>
        </w:rPr>
      </w:pPr>
      <w:r w:rsidRPr="008A00EF">
        <w:rPr>
          <w:noProof/>
        </w:rPr>
        <mc:AlternateContent>
          <mc:Choice Requires="wps">
            <w:drawing>
              <wp:anchor distT="0" distB="0" distL="114300" distR="114300" simplePos="0" relativeHeight="251659264" behindDoc="0" locked="0" layoutInCell="1" allowOverlap="1" wp14:anchorId="3C7E1DF7" wp14:editId="0565E32C">
                <wp:simplePos x="0" y="0"/>
                <wp:positionH relativeFrom="column">
                  <wp:posOffset>219075</wp:posOffset>
                </wp:positionH>
                <wp:positionV relativeFrom="paragraph">
                  <wp:posOffset>100330</wp:posOffset>
                </wp:positionV>
                <wp:extent cx="5648325" cy="5048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648325" cy="504825"/>
                        </a:xfrm>
                        <a:prstGeom prst="rect">
                          <a:avLst/>
                        </a:prstGeom>
                        <a:solidFill>
                          <a:schemeClr val="accent2">
                            <a:lumMod val="20000"/>
                            <a:lumOff val="80000"/>
                          </a:schemeClr>
                        </a:solidFill>
                        <a:ln w="6350">
                          <a:solidFill>
                            <a:prstClr val="black"/>
                          </a:solidFill>
                        </a:ln>
                      </wps:spPr>
                      <wps:txbx>
                        <w:txbxContent>
                          <w:p w14:paraId="06714E3C" w14:textId="77777777" w:rsidR="008D63D9" w:rsidRDefault="008D63D9" w:rsidP="008A00EF">
                            <w:r>
                              <w:t>Note: As there is more reliable codebase in image processing, this will enable us to reuse code base from other researchers, to avoid reinventing the 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7E1DF7" id="Text Box 31" o:spid="_x0000_s1084" type="#_x0000_t202" style="position:absolute;margin-left:17.25pt;margin-top:7.9pt;width:444.75pt;height:39.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" fillcolor="#fbe4d5 [661]" strokeweight=".5pt">
                <v:textbox>
                  <w:txbxContent>
                    <w:p w14:paraId="06714E3C" w14:textId="77777777" w:rsidR="008D63D9" w:rsidRDefault="008D63D9" w:rsidP="008A00EF">
                      <w:r>
                        <w:t>Note: As there is more reliable codebase in image processing, this will enable us to reuse code base from other researchers, to avoid reinventing the wheel.</w:t>
                      </w:r>
                    </w:p>
                  </w:txbxContent>
                </v:textbox>
              </v:shape>
            </w:pict>
          </mc:Fallback>
        </mc:AlternateContent>
      </w:r>
    </w:p>
    <w:p w14:paraId="455F4B60" w14:textId="32633EFD" w:rsidR="008A00EF" w:rsidRDefault="008A00EF" w:rsidP="008A00EF">
      <w:pPr>
        <w:rPr>
          <w:rFonts w:ascii="Verdana" w:hAnsi="Verdana"/>
        </w:rPr>
      </w:pPr>
    </w:p>
    <w:p w14:paraId="2474512B" w14:textId="77777777" w:rsidR="008A00EF" w:rsidRPr="008A00EF" w:rsidRDefault="008A00EF" w:rsidP="008A00EF">
      <w:pPr>
        <w:rPr>
          <w:rFonts w:ascii="Verdana" w:hAnsi="Verdana"/>
        </w:rPr>
      </w:pPr>
    </w:p>
    <w:p w14:paraId="73DB8647" w14:textId="7FF8DC09" w:rsidR="008A00EF" w:rsidRPr="008A00EF" w:rsidRDefault="008A00EF" w:rsidP="008A00EF">
      <w:pPr>
        <w:pStyle w:val="ListParagraph"/>
        <w:numPr>
          <w:ilvl w:val="0"/>
          <w:numId w:val="31"/>
        </w:numPr>
        <w:rPr>
          <w:rFonts w:ascii="Verdana" w:hAnsi="Verdana"/>
        </w:rPr>
      </w:pPr>
      <w:r w:rsidRPr="008A00EF">
        <w:rPr>
          <w:rFonts w:ascii="Verdana" w:hAnsi="Verdana"/>
        </w:rPr>
        <w:t>Out of the 8000</w:t>
      </w:r>
      <w:r w:rsidR="00D73E13">
        <w:rPr>
          <w:rFonts w:ascii="Verdana" w:hAnsi="Verdana"/>
        </w:rPr>
        <w:t>,</w:t>
      </w:r>
      <w:r w:rsidRPr="008A00EF">
        <w:rPr>
          <w:rFonts w:ascii="Verdana" w:hAnsi="Verdana"/>
        </w:rPr>
        <w:t xml:space="preserve"> input data, 70% of this data will be used for training. (8000 * .70 = 5600 sets, i.e., 560 sets per raga). 20% will be used for validation. (8000 * .20 = 1600 sets, i.e., 160 per raga). 10% will be used for testing. (800 sets i.e. 80 per raga).</w:t>
      </w:r>
    </w:p>
    <w:p w14:paraId="47BB3AEB" w14:textId="4154BE13" w:rsidR="008A00EF" w:rsidRPr="008A00EF" w:rsidRDefault="008A00EF" w:rsidP="008A00EF">
      <w:pPr>
        <w:pStyle w:val="ListParagraph"/>
        <w:numPr>
          <w:ilvl w:val="0"/>
          <w:numId w:val="31"/>
        </w:numPr>
        <w:rPr>
          <w:rFonts w:ascii="Verdana" w:hAnsi="Verdana"/>
        </w:rPr>
      </w:pPr>
      <w:r w:rsidRPr="008A00EF">
        <w:rPr>
          <w:rFonts w:ascii="Verdana" w:hAnsi="Verdana"/>
        </w:rPr>
        <w:t xml:space="preserve">For recording and display we will use the WebAPI and Javascript (Angular) to enable users see the output of the recording in the browser. Verovio is a good candidate for </w:t>
      </w:r>
      <w:r w:rsidR="000B4575" w:rsidRPr="008A00EF">
        <w:rPr>
          <w:rFonts w:ascii="Verdana" w:hAnsi="Verdana"/>
        </w:rPr>
        <w:t>conversion</w:t>
      </w:r>
      <w:r w:rsidRPr="008A00EF">
        <w:rPr>
          <w:rFonts w:ascii="Verdana" w:hAnsi="Verdana"/>
        </w:rPr>
        <w:t xml:space="preserve"> to notation, which will be used if we do display the audio recording by notes.</w:t>
      </w:r>
    </w:p>
    <w:p w14:paraId="74D01D37" w14:textId="77777777" w:rsidR="008A00EF" w:rsidRPr="008A00EF" w:rsidRDefault="008A00EF" w:rsidP="008A00EF">
      <w:pPr>
        <w:pStyle w:val="ListParagraph"/>
        <w:numPr>
          <w:ilvl w:val="0"/>
          <w:numId w:val="31"/>
        </w:numPr>
        <w:rPr>
          <w:rFonts w:ascii="Verdana" w:hAnsi="Verdana"/>
        </w:rPr>
      </w:pPr>
      <w:r w:rsidRPr="008A00EF">
        <w:rPr>
          <w:rFonts w:ascii="Verdana" w:hAnsi="Verdana"/>
        </w:rPr>
        <w:t>The spectrogram slices will be used as input to our neural network which will be developed using Tensorflow.js or Deeplearn.js.</w:t>
      </w:r>
    </w:p>
    <w:p w14:paraId="6EFDAAA2" w14:textId="77777777" w:rsidR="008A00EF" w:rsidRPr="008A00EF" w:rsidRDefault="008A00EF" w:rsidP="008A00EF">
      <w:pPr>
        <w:pStyle w:val="ListParagraph"/>
        <w:numPr>
          <w:ilvl w:val="0"/>
          <w:numId w:val="31"/>
        </w:numPr>
        <w:rPr>
          <w:rFonts w:ascii="Verdana" w:hAnsi="Verdana"/>
        </w:rPr>
      </w:pPr>
      <w:r w:rsidRPr="008A00EF">
        <w:rPr>
          <w:rFonts w:ascii="Verdana" w:hAnsi="Verdana"/>
        </w:rPr>
        <w:t>The browser will then be used to display the predictions from the neural network (either Deep Convolutional Neural Network or Recurring Neural Network Algorithm will be used).</w:t>
      </w:r>
    </w:p>
    <w:p w14:paraId="1487F92C" w14:textId="77777777" w:rsidR="008A00EF" w:rsidRDefault="008A00EF" w:rsidP="008A00EF">
      <w:pPr>
        <w:rPr>
          <w:rFonts w:ascii="Verdana" w:hAnsi="Verdana"/>
          <w:sz w:val="28"/>
        </w:rPr>
      </w:pPr>
      <w:r>
        <w:rPr>
          <w:rFonts w:ascii="Verdana" w:hAnsi="Verdana"/>
          <w:sz w:val="28"/>
        </w:rPr>
        <w:br w:type="page"/>
      </w:r>
    </w:p>
    <w:p w14:paraId="18782DEB" w14:textId="77777777" w:rsidR="008A00EF" w:rsidRDefault="008A00EF" w:rsidP="006C52C8">
      <w:pPr>
        <w:pStyle w:val="Heading2"/>
      </w:pPr>
      <w:bookmarkStart w:id="70" w:name="_Toc514018965"/>
      <w:r>
        <w:lastRenderedPageBreak/>
        <w:t>Song Classification Methodology</w:t>
      </w:r>
      <w:bookmarkEnd w:id="70"/>
    </w:p>
    <w:p w14:paraId="558657C7" w14:textId="77777777" w:rsidR="008A00EF" w:rsidRDefault="008A00EF" w:rsidP="008A00EF"/>
    <w:p w14:paraId="1DE24B1B" w14:textId="77777777" w:rsidR="008A00EF" w:rsidRDefault="008A00EF" w:rsidP="006C52C8">
      <w:pPr>
        <w:pStyle w:val="Heading3"/>
      </w:pPr>
      <w:bookmarkStart w:id="71" w:name="_Toc514018966"/>
      <w:r>
        <w:t>Training &amp; Prediction:</w:t>
      </w:r>
      <w:bookmarkEnd w:id="71"/>
    </w:p>
    <w:p w14:paraId="6BF46CC6" w14:textId="77777777" w:rsidR="008A00EF" w:rsidRPr="00754A53" w:rsidRDefault="008A00EF" w:rsidP="008A00EF">
      <w:r>
        <w:rPr>
          <w:noProof/>
        </w:rPr>
        <mc:AlternateContent>
          <mc:Choice Requires="wps">
            <w:drawing>
              <wp:anchor distT="0" distB="0" distL="114300" distR="114300" simplePos="0" relativeHeight="251664384" behindDoc="0" locked="0" layoutInCell="1" allowOverlap="1" wp14:anchorId="1FF1C6EC" wp14:editId="30C8D2DF">
                <wp:simplePos x="0" y="0"/>
                <wp:positionH relativeFrom="column">
                  <wp:posOffset>-152400</wp:posOffset>
                </wp:positionH>
                <wp:positionV relativeFrom="paragraph">
                  <wp:posOffset>244475</wp:posOffset>
                </wp:positionV>
                <wp:extent cx="1866900" cy="3524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866900" cy="352425"/>
                        </a:xfrm>
                        <a:prstGeom prst="rect">
                          <a:avLst/>
                        </a:prstGeom>
                        <a:solidFill>
                          <a:schemeClr val="lt1"/>
                        </a:solidFill>
                        <a:ln w="6350">
                          <a:solidFill>
                            <a:prstClr val="black"/>
                          </a:solidFill>
                        </a:ln>
                      </wps:spPr>
                      <wps:txbx>
                        <w:txbxContent>
                          <w:p w14:paraId="43D2F7B0" w14:textId="77777777" w:rsidR="008D63D9" w:rsidRDefault="008D63D9" w:rsidP="008A00EF">
                            <w:pPr>
                              <w:jc w:val="center"/>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1C6EC" id="Text Box 41" o:spid="_x0000_s1085" type="#_x0000_t202" style="position:absolute;margin-left:-12pt;margin-top:19.25pt;width:147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" fillcolor="white [3201]" strokeweight=".5pt">
                <v:textbox>
                  <w:txbxContent>
                    <w:p w14:paraId="43D2F7B0" w14:textId="77777777" w:rsidR="008D63D9" w:rsidRDefault="008D63D9" w:rsidP="008A00EF">
                      <w:pPr>
                        <w:jc w:val="center"/>
                      </w:pPr>
                      <w:r>
                        <w:t>Input</w:t>
                      </w:r>
                    </w:p>
                  </w:txbxContent>
                </v:textbox>
              </v:shape>
            </w:pict>
          </mc:Fallback>
        </mc:AlternateContent>
      </w:r>
    </w:p>
    <w:p w14:paraId="1AFDCA03" w14:textId="77777777" w:rsidR="008A00EF" w:rsidRDefault="008A00EF" w:rsidP="008A00EF">
      <w:r>
        <w:rPr>
          <w:noProof/>
        </w:rPr>
        <mc:AlternateContent>
          <mc:Choice Requires="wps">
            <w:drawing>
              <wp:anchor distT="0" distB="0" distL="114300" distR="114300" simplePos="0" relativeHeight="251668480" behindDoc="0" locked="0" layoutInCell="1" allowOverlap="1" wp14:anchorId="6CE842B7" wp14:editId="234E7E38">
                <wp:simplePos x="0" y="0"/>
                <wp:positionH relativeFrom="column">
                  <wp:posOffset>2876550</wp:posOffset>
                </wp:positionH>
                <wp:positionV relativeFrom="paragraph">
                  <wp:posOffset>256540</wp:posOffset>
                </wp:positionV>
                <wp:extent cx="1866900" cy="3524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866900" cy="352425"/>
                        </a:xfrm>
                        <a:prstGeom prst="rect">
                          <a:avLst/>
                        </a:prstGeom>
                        <a:solidFill>
                          <a:schemeClr val="lt1"/>
                        </a:solidFill>
                        <a:ln w="6350">
                          <a:solidFill>
                            <a:prstClr val="black"/>
                          </a:solidFill>
                        </a:ln>
                      </wps:spPr>
                      <wps:txbx>
                        <w:txbxContent>
                          <w:p w14:paraId="0F74F501" w14:textId="77777777" w:rsidR="008D63D9" w:rsidRDefault="008D63D9" w:rsidP="008A00EF">
                            <w:pPr>
                              <w:jc w:val="center"/>
                            </w:pPr>
                            <w:r>
                              <w:t>Hidden Mesh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E842B7" id="Text Box 50" o:spid="_x0000_s1086" type="#_x0000_t202" style="position:absolute;margin-left:226.5pt;margin-top:20.2pt;width:147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" fillcolor="white [3201]" strokeweight=".5pt">
                <v:textbox>
                  <w:txbxContent>
                    <w:p w14:paraId="0F74F501" w14:textId="77777777" w:rsidR="008D63D9" w:rsidRDefault="008D63D9" w:rsidP="008A00EF">
                      <w:pPr>
                        <w:jc w:val="center"/>
                      </w:pPr>
                      <w:r>
                        <w:t>Hidden Mesh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22D96BC" wp14:editId="154CEF95">
                <wp:simplePos x="0" y="0"/>
                <wp:positionH relativeFrom="column">
                  <wp:posOffset>-152400</wp:posOffset>
                </wp:positionH>
                <wp:positionV relativeFrom="paragraph">
                  <wp:posOffset>214630</wp:posOffset>
                </wp:positionV>
                <wp:extent cx="1885950" cy="24193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1885950" cy="241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2F5A9" id="Rectangle 36" o:spid="_x0000_s1026" style="position:absolute;margin-left:-12pt;margin-top:16.9pt;width:148.5pt;height:1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" fillcolor="#4472c4 [3204]"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0785A2F8" wp14:editId="438FD450">
                <wp:simplePos x="0" y="0"/>
                <wp:positionH relativeFrom="margin">
                  <wp:posOffset>-57150</wp:posOffset>
                </wp:positionH>
                <wp:positionV relativeFrom="paragraph">
                  <wp:posOffset>281305</wp:posOffset>
                </wp:positionV>
                <wp:extent cx="1543050" cy="657225"/>
                <wp:effectExtent l="0" t="0" r="19050" b="28575"/>
                <wp:wrapNone/>
                <wp:docPr id="37" name="Oval 37"/>
                <wp:cNvGraphicFramePr/>
                <a:graphic xmlns:a="http://schemas.openxmlformats.org/drawingml/2006/main">
                  <a:graphicData uri="http://schemas.microsoft.com/office/word/2010/wordprocessingShape">
                    <wps:wsp>
                      <wps:cNvSpPr/>
                      <wps:spPr>
                        <a:xfrm>
                          <a:off x="0" y="0"/>
                          <a:ext cx="1543050" cy="65722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7E794" w14:textId="77777777" w:rsidR="008D63D9" w:rsidRDefault="008D63D9" w:rsidP="008A00EF">
                            <w:pPr>
                              <w:jc w:val="center"/>
                            </w:pPr>
                            <w:r>
                              <w:t>Raga 1 Input Slice 1</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5A2F8" id="Oval 37" o:spid="_x0000_s1087" style="position:absolute;margin-left:-4.5pt;margin-top:22.15pt;width:121.5pt;height:51.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" fillcolor="#ffc000" strokecolor="#1f3763 [1604]" strokeweight="1pt">
                <v:stroke joinstyle="miter"/>
                <v:textbox>
                  <w:txbxContent>
                    <w:p w14:paraId="14E7E794" w14:textId="77777777" w:rsidR="008D63D9" w:rsidRDefault="008D63D9" w:rsidP="008A00EF">
                      <w:pPr>
                        <w:jc w:val="center"/>
                      </w:pPr>
                      <w:r>
                        <w:t>Raga 1 Input Slice 1</w:t>
                      </w:r>
                      <w:proofErr w:type="gramStart"/>
                      <w:r>
                        <w:t xml:space="preserve"> ..</w:t>
                      </w:r>
                      <w:proofErr w:type="gramEnd"/>
                      <w:r>
                        <w:t xml:space="preserve"> n</w:t>
                      </w:r>
                    </w:p>
                  </w:txbxContent>
                </v:textbox>
                <w10:wrap anchorx="margin"/>
              </v:oval>
            </w:pict>
          </mc:Fallback>
        </mc:AlternateContent>
      </w:r>
    </w:p>
    <w:p w14:paraId="153BA617" w14:textId="77777777" w:rsidR="008A00EF" w:rsidRPr="00D14DD7" w:rsidRDefault="008A00EF" w:rsidP="008A00EF">
      <w:r>
        <w:rPr>
          <w:noProof/>
        </w:rPr>
        <mc:AlternateContent>
          <mc:Choice Requires="wps">
            <w:drawing>
              <wp:anchor distT="0" distB="0" distL="114300" distR="114300" simplePos="0" relativeHeight="251671552" behindDoc="0" locked="0" layoutInCell="1" allowOverlap="1" wp14:anchorId="50779A83" wp14:editId="7FD0C8D7">
                <wp:simplePos x="0" y="0"/>
                <wp:positionH relativeFrom="column">
                  <wp:posOffset>1800225</wp:posOffset>
                </wp:positionH>
                <wp:positionV relativeFrom="paragraph">
                  <wp:posOffset>34925</wp:posOffset>
                </wp:positionV>
                <wp:extent cx="942975" cy="2952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wps:spPr>
                      <wps:txbx>
                        <w:txbxContent>
                          <w:p w14:paraId="1FABE5CB" w14:textId="77777777" w:rsidR="008D63D9" w:rsidRDefault="008D63D9" w:rsidP="008A00EF">
                            <w:r>
                              <w:t>Image Slices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79A83" id="Text Box 54" o:spid="_x0000_s1088" type="#_x0000_t202" style="position:absolute;margin-left:141.75pt;margin-top:2.75pt;width:74.25pt;height: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" filled="f" stroked="f" strokeweight=".5pt">
                <v:textbox>
                  <w:txbxContent>
                    <w:p w14:paraId="1FABE5CB" w14:textId="77777777" w:rsidR="008D63D9" w:rsidRDefault="008D63D9" w:rsidP="008A00EF">
                      <w:r>
                        <w:t>Image Slices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C5ADD61" wp14:editId="07B5E0C3">
                <wp:simplePos x="0" y="0"/>
                <wp:positionH relativeFrom="column">
                  <wp:posOffset>1438275</wp:posOffset>
                </wp:positionH>
                <wp:positionV relativeFrom="paragraph">
                  <wp:posOffset>206375</wp:posOffset>
                </wp:positionV>
                <wp:extent cx="1257300" cy="190500"/>
                <wp:effectExtent l="19050" t="19050" r="38100" b="95250"/>
                <wp:wrapNone/>
                <wp:docPr id="52" name="Straight Arrow Connector 52"/>
                <wp:cNvGraphicFramePr/>
                <a:graphic xmlns:a="http://schemas.openxmlformats.org/drawingml/2006/main">
                  <a:graphicData uri="http://schemas.microsoft.com/office/word/2010/wordprocessingShape">
                    <wps:wsp>
                      <wps:cNvCnPr/>
                      <wps:spPr>
                        <a:xfrm>
                          <a:off x="0" y="0"/>
                          <a:ext cx="1257300" cy="190500"/>
                        </a:xfrm>
                        <a:prstGeom prst="straightConnector1">
                          <a:avLst/>
                        </a:prstGeom>
                        <a:ln w="28575">
                          <a:prstDash val="solid"/>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A652DE" id="Straight Arrow Connector 52" o:spid="_x0000_s1026" type="#_x0000_t32" style="position:absolute;margin-left:113.25pt;margin-top:16.25pt;width:99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" strokecolor="#ed7d31 [3205]" strokeweight="2.25pt">
                <v:stroke endarrow="block" joinstyle="miter"/>
              </v:shape>
            </w:pict>
          </mc:Fallback>
        </mc:AlternateContent>
      </w:r>
    </w:p>
    <w:p w14:paraId="2C5F8165" w14:textId="77777777" w:rsidR="008A00EF" w:rsidRDefault="008A00EF" w:rsidP="008A00EF">
      <w:r>
        <w:rPr>
          <w:noProof/>
        </w:rPr>
        <mc:AlternateContent>
          <mc:Choice Requires="wps">
            <w:drawing>
              <wp:anchor distT="0" distB="0" distL="114300" distR="114300" simplePos="0" relativeHeight="251672576" behindDoc="0" locked="0" layoutInCell="1" allowOverlap="1" wp14:anchorId="4E9A3F6E" wp14:editId="677C47AB">
                <wp:simplePos x="0" y="0"/>
                <wp:positionH relativeFrom="column">
                  <wp:posOffset>1819275</wp:posOffset>
                </wp:positionH>
                <wp:positionV relativeFrom="paragraph">
                  <wp:posOffset>179069</wp:posOffset>
                </wp:positionV>
                <wp:extent cx="828675" cy="6572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828675" cy="657225"/>
                        </a:xfrm>
                        <a:prstGeom prst="rect">
                          <a:avLst/>
                        </a:prstGeom>
                        <a:noFill/>
                        <a:ln w="6350">
                          <a:noFill/>
                        </a:ln>
                      </wps:spPr>
                      <wps:txbx>
                        <w:txbxContent>
                          <w:p w14:paraId="209B6C19" w14:textId="0BEADEC2" w:rsidR="008D63D9" w:rsidRDefault="008D63D9" w:rsidP="008A00EF">
                            <w:r>
                              <w:t>Expected Result (train)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A3F6E" id="Text Box 55" o:spid="_x0000_s1089" type="#_x0000_t202" style="position:absolute;margin-left:143.25pt;margin-top:14.1pt;width:65.25pt;height: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" filled="f" stroked="f" strokeweight=".5pt">
                <v:textbox>
                  <w:txbxContent>
                    <w:p w14:paraId="209B6C19" w14:textId="0BEADEC2" w:rsidR="008D63D9" w:rsidRDefault="008D63D9" w:rsidP="008A00EF">
                      <w:r>
                        <w:t>Expected Result (train)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A126AFE" wp14:editId="25D6591E">
                <wp:simplePos x="0" y="0"/>
                <wp:positionH relativeFrom="column">
                  <wp:posOffset>1418590</wp:posOffset>
                </wp:positionH>
                <wp:positionV relativeFrom="paragraph">
                  <wp:posOffset>215900</wp:posOffset>
                </wp:positionV>
                <wp:extent cx="1266825" cy="19050"/>
                <wp:effectExtent l="0" t="95250" r="0" b="95250"/>
                <wp:wrapNone/>
                <wp:docPr id="53" name="Straight Arrow Connector 53"/>
                <wp:cNvGraphicFramePr/>
                <a:graphic xmlns:a="http://schemas.openxmlformats.org/drawingml/2006/main">
                  <a:graphicData uri="http://schemas.microsoft.com/office/word/2010/wordprocessingShape">
                    <wps:wsp>
                      <wps:cNvCnPr/>
                      <wps:spPr>
                        <a:xfrm flipV="1">
                          <a:off x="0" y="0"/>
                          <a:ext cx="1266825" cy="19050"/>
                        </a:xfrm>
                        <a:prstGeom prst="straightConnector1">
                          <a:avLst/>
                        </a:prstGeom>
                        <a:ln w="28575">
                          <a:prstDash val="dash"/>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1F552AF" id="Straight Arrow Connector 53" o:spid="_x0000_s1026" type="#_x0000_t32" style="position:absolute;margin-left:111.7pt;margin-top:17pt;width:99.75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" strokecolor="#ed7d31 [3205]" strokeweight="2.25pt">
                <v:stroke dashstyle="dash" endarrow="block" joinstyle="miter"/>
              </v:shape>
            </w:pict>
          </mc:Fallback>
        </mc:AlternateContent>
      </w:r>
      <w:r>
        <w:rPr>
          <w:noProof/>
        </w:rPr>
        <w:drawing>
          <wp:anchor distT="0" distB="0" distL="114300" distR="114300" simplePos="0" relativeHeight="251665408" behindDoc="0" locked="0" layoutInCell="1" allowOverlap="1" wp14:anchorId="066193E7" wp14:editId="2B25A041">
            <wp:simplePos x="0" y="0"/>
            <wp:positionH relativeFrom="column">
              <wp:posOffset>2708275</wp:posOffset>
            </wp:positionH>
            <wp:positionV relativeFrom="paragraph">
              <wp:posOffset>6350</wp:posOffset>
            </wp:positionV>
            <wp:extent cx="2235200" cy="1676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2235200" cy="1676400"/>
                    </a:xfrm>
                    <a:prstGeom prst="rect">
                      <a:avLst/>
                    </a:prstGeom>
                  </pic:spPr>
                </pic:pic>
              </a:graphicData>
            </a:graphic>
            <wp14:sizeRelH relativeFrom="margin">
              <wp14:pctWidth>0</wp14:pctWidth>
            </wp14:sizeRelH>
            <wp14:sizeRelV relativeFrom="margin">
              <wp14:pctHeight>0</wp14:pctHeight>
            </wp14:sizeRelV>
          </wp:anchor>
        </w:drawing>
      </w:r>
    </w:p>
    <w:p w14:paraId="66F3CCA4" w14:textId="77777777" w:rsidR="008A00EF" w:rsidRPr="00467392" w:rsidRDefault="008A00EF" w:rsidP="008A00EF">
      <w:r>
        <w:rPr>
          <w:rFonts w:ascii="Verdana" w:hAnsi="Verdana"/>
          <w:noProof/>
          <w:sz w:val="28"/>
        </w:rPr>
        <mc:AlternateContent>
          <mc:Choice Requires="wps">
            <w:drawing>
              <wp:anchor distT="0" distB="0" distL="114300" distR="114300" simplePos="0" relativeHeight="251662336" behindDoc="0" locked="0" layoutInCell="1" allowOverlap="1" wp14:anchorId="3B9DDF0B" wp14:editId="5D81949C">
                <wp:simplePos x="0" y="0"/>
                <wp:positionH relativeFrom="margin">
                  <wp:posOffset>-47625</wp:posOffset>
                </wp:positionH>
                <wp:positionV relativeFrom="paragraph">
                  <wp:posOffset>128905</wp:posOffset>
                </wp:positionV>
                <wp:extent cx="1590675" cy="762000"/>
                <wp:effectExtent l="0" t="0" r="28575" b="19050"/>
                <wp:wrapNone/>
                <wp:docPr id="38" name="Oval 38"/>
                <wp:cNvGraphicFramePr/>
                <a:graphic xmlns:a="http://schemas.openxmlformats.org/drawingml/2006/main">
                  <a:graphicData uri="http://schemas.microsoft.com/office/word/2010/wordprocessingShape">
                    <wps:wsp>
                      <wps:cNvSpPr/>
                      <wps:spPr>
                        <a:xfrm>
                          <a:off x="0" y="0"/>
                          <a:ext cx="1590675" cy="7620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8EBC46" w14:textId="77777777" w:rsidR="008D63D9" w:rsidRDefault="008D63D9" w:rsidP="008A00EF">
                            <w:pPr>
                              <w:jc w:val="center"/>
                            </w:pPr>
                            <w:r>
                              <w:t>Raga 1 Input Slice 2</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DF0B" id="Oval 38" o:spid="_x0000_s1090" style="position:absolute;margin-left:-3.75pt;margin-top:10.15pt;width:125.25pt;height:6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" fillcolor="#ffc000" strokecolor="#1f3763 [1604]" strokeweight="1pt">
                <v:stroke joinstyle="miter"/>
                <v:textbox>
                  <w:txbxContent>
                    <w:p w14:paraId="058EBC46" w14:textId="77777777" w:rsidR="008D63D9" w:rsidRDefault="008D63D9" w:rsidP="008A00EF">
                      <w:pPr>
                        <w:jc w:val="center"/>
                      </w:pPr>
                      <w:r>
                        <w:t>Raga 1 Input Slice 2</w:t>
                      </w:r>
                      <w:proofErr w:type="gramStart"/>
                      <w:r>
                        <w:t xml:space="preserve"> ..</w:t>
                      </w:r>
                      <w:proofErr w:type="gramEnd"/>
                      <w:r>
                        <w:t xml:space="preserve"> n</w:t>
                      </w:r>
                    </w:p>
                  </w:txbxContent>
                </v:textbox>
                <w10:wrap anchorx="margin"/>
              </v:oval>
            </w:pict>
          </mc:Fallback>
        </mc:AlternateContent>
      </w:r>
    </w:p>
    <w:p w14:paraId="31FE9E53" w14:textId="77777777" w:rsidR="008A00EF" w:rsidRPr="00467392" w:rsidRDefault="008A00EF" w:rsidP="008A00EF">
      <w:pPr>
        <w:rPr>
          <w:rFonts w:ascii="Verdana" w:hAnsi="Verdana"/>
          <w:sz w:val="28"/>
        </w:rPr>
      </w:pPr>
    </w:p>
    <w:p w14:paraId="100C9B77" w14:textId="64B7F32C" w:rsidR="008A00EF" w:rsidRPr="00C06AC4" w:rsidRDefault="00D73E13" w:rsidP="008A00EF">
      <w:pPr>
        <w:pStyle w:val="ListParagraph"/>
        <w:rPr>
          <w:rFonts w:ascii="Verdana" w:hAnsi="Verdana"/>
          <w:sz w:val="28"/>
        </w:rPr>
      </w:pPr>
      <w:r>
        <w:rPr>
          <w:rFonts w:ascii="Verdana" w:hAnsi="Verdana"/>
          <w:noProof/>
          <w:sz w:val="28"/>
        </w:rPr>
        <mc:AlternateContent>
          <mc:Choice Requires="wps">
            <w:drawing>
              <wp:anchor distT="0" distB="0" distL="114300" distR="114300" simplePos="0" relativeHeight="251686912" behindDoc="0" locked="0" layoutInCell="1" allowOverlap="1" wp14:anchorId="34187F01" wp14:editId="4F2F0AF3">
                <wp:simplePos x="0" y="0"/>
                <wp:positionH relativeFrom="column">
                  <wp:posOffset>4381500</wp:posOffset>
                </wp:positionH>
                <wp:positionV relativeFrom="paragraph">
                  <wp:posOffset>330835</wp:posOffset>
                </wp:positionV>
                <wp:extent cx="1143000" cy="781050"/>
                <wp:effectExtent l="38100" t="38100" r="19050"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1143000" cy="781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58A2A" id="Straight Arrow Connector 24" o:spid="_x0000_s1026" type="#_x0000_t32" style="position:absolute;margin-left:345pt;margin-top:26.05pt;width:90pt;height:61.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" strokecolor="black [3213]" strokeweight="1.5pt">
                <v:stroke endarrow="block" joinstyle="miter"/>
              </v:shape>
            </w:pict>
          </mc:Fallback>
        </mc:AlternateContent>
      </w:r>
      <w:r>
        <w:rPr>
          <w:rFonts w:ascii="Verdana" w:hAnsi="Verdana"/>
          <w:noProof/>
          <w:sz w:val="28"/>
        </w:rPr>
        <mc:AlternateContent>
          <mc:Choice Requires="wps">
            <w:drawing>
              <wp:anchor distT="0" distB="0" distL="114300" distR="114300" simplePos="0" relativeHeight="251685888" behindDoc="0" locked="0" layoutInCell="1" allowOverlap="1" wp14:anchorId="4E98F28E" wp14:editId="5AC3E3CB">
                <wp:simplePos x="0" y="0"/>
                <wp:positionH relativeFrom="column">
                  <wp:posOffset>2705100</wp:posOffset>
                </wp:positionH>
                <wp:positionV relativeFrom="paragraph">
                  <wp:posOffset>6985</wp:posOffset>
                </wp:positionV>
                <wp:extent cx="2219325" cy="4000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219325" cy="40005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7C6A2B" w14:textId="7B663759" w:rsidR="008D63D9" w:rsidRPr="00D73E13" w:rsidRDefault="008D63D9" w:rsidP="00D73E13">
                            <w:pPr>
                              <w:jc w:val="center"/>
                              <w:rPr>
                                <w:color w:val="0D0D0D" w:themeColor="text1" w:themeTint="F2"/>
                              </w:rPr>
                            </w:pPr>
                            <w:r>
                              <w:rPr>
                                <w:color w:val="0D0D0D" w:themeColor="text1" w:themeTint="F2"/>
                              </w:rPr>
                              <w:t xml:space="preserve">Read, </w:t>
                            </w:r>
                            <w:r w:rsidRPr="00D73E13">
                              <w:rPr>
                                <w:color w:val="0D0D0D" w:themeColor="text1" w:themeTint="F2"/>
                              </w:rPr>
                              <w:t>Match</w:t>
                            </w:r>
                            <w:r>
                              <w:rPr>
                                <w:color w:val="0D0D0D" w:themeColor="text1" w:themeTint="F2"/>
                              </w:rPr>
                              <w:t>, Infer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8F28E" id="Rectangle 22" o:spid="_x0000_s1091" style="position:absolute;left:0;text-align:left;margin-left:213pt;margin-top:.55pt;width:174.75pt;height:3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" fillcolor="#deeaf6 [664]" strokecolor="#1f3763 [1604]" strokeweight="1pt">
                <v:textbox>
                  <w:txbxContent>
                    <w:p w14:paraId="577C6A2B" w14:textId="7B663759" w:rsidR="008D63D9" w:rsidRPr="00D73E13" w:rsidRDefault="008D63D9" w:rsidP="00D73E13">
                      <w:pPr>
                        <w:jc w:val="center"/>
                        <w:rPr>
                          <w:color w:val="0D0D0D" w:themeColor="text1" w:themeTint="F2"/>
                        </w:rPr>
                      </w:pPr>
                      <w:r>
                        <w:rPr>
                          <w:color w:val="0D0D0D" w:themeColor="text1" w:themeTint="F2"/>
                        </w:rPr>
                        <w:t xml:space="preserve">Read, </w:t>
                      </w:r>
                      <w:r w:rsidRPr="00D73E13">
                        <w:rPr>
                          <w:color w:val="0D0D0D" w:themeColor="text1" w:themeTint="F2"/>
                        </w:rPr>
                        <w:t>Match</w:t>
                      </w:r>
                      <w:r>
                        <w:rPr>
                          <w:color w:val="0D0D0D" w:themeColor="text1" w:themeTint="F2"/>
                        </w:rPr>
                        <w:t>, Infer</w:t>
                      </w:r>
                    </w:p>
                  </w:txbxContent>
                </v:textbox>
              </v:rect>
            </w:pict>
          </mc:Fallback>
        </mc:AlternateContent>
      </w:r>
      <w:r w:rsidR="008A00EF">
        <w:rPr>
          <w:rFonts w:ascii="Verdana" w:hAnsi="Verdana"/>
          <w:noProof/>
          <w:sz w:val="28"/>
        </w:rPr>
        <mc:AlternateContent>
          <mc:Choice Requires="wps">
            <w:drawing>
              <wp:anchor distT="0" distB="0" distL="114300" distR="114300" simplePos="0" relativeHeight="251666432" behindDoc="0" locked="0" layoutInCell="1" allowOverlap="1" wp14:anchorId="53720275" wp14:editId="2806C295">
                <wp:simplePos x="0" y="0"/>
                <wp:positionH relativeFrom="column">
                  <wp:posOffset>1847850</wp:posOffset>
                </wp:positionH>
                <wp:positionV relativeFrom="paragraph">
                  <wp:posOffset>14605</wp:posOffset>
                </wp:positionV>
                <wp:extent cx="762000" cy="9525"/>
                <wp:effectExtent l="0" t="95250" r="0" b="104775"/>
                <wp:wrapNone/>
                <wp:docPr id="45" name="Straight Arrow Connector 45"/>
                <wp:cNvGraphicFramePr/>
                <a:graphic xmlns:a="http://schemas.openxmlformats.org/drawingml/2006/main">
                  <a:graphicData uri="http://schemas.microsoft.com/office/word/2010/wordprocessingShape">
                    <wps:wsp>
                      <wps:cNvCnPr/>
                      <wps:spPr>
                        <a:xfrm flipV="1">
                          <a:off x="0" y="0"/>
                          <a:ext cx="762000" cy="9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F73EF" id="Straight Arrow Connector 45" o:spid="_x0000_s1026" type="#_x0000_t32" style="position:absolute;margin-left:145.5pt;margin-top:1.15pt;width:60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" strokecolor="#4472c4 [3204]" strokeweight="2.25pt">
                <v:stroke endarrow="block" joinstyle="miter"/>
              </v:shape>
            </w:pict>
          </mc:Fallback>
        </mc:AlternateContent>
      </w:r>
    </w:p>
    <w:p w14:paraId="4EB4D861" w14:textId="6D049AEA"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63360" behindDoc="0" locked="0" layoutInCell="1" allowOverlap="1" wp14:anchorId="26B2C1E0" wp14:editId="26638DD2">
                <wp:simplePos x="0" y="0"/>
                <wp:positionH relativeFrom="margin">
                  <wp:align>left</wp:align>
                </wp:positionH>
                <wp:positionV relativeFrom="paragraph">
                  <wp:posOffset>12065</wp:posOffset>
                </wp:positionV>
                <wp:extent cx="1590675" cy="762000"/>
                <wp:effectExtent l="0" t="0" r="28575" b="19050"/>
                <wp:wrapNone/>
                <wp:docPr id="40" name="Oval 40"/>
                <wp:cNvGraphicFramePr/>
                <a:graphic xmlns:a="http://schemas.openxmlformats.org/drawingml/2006/main">
                  <a:graphicData uri="http://schemas.microsoft.com/office/word/2010/wordprocessingShape">
                    <wps:wsp>
                      <wps:cNvSpPr/>
                      <wps:spPr>
                        <a:xfrm>
                          <a:off x="0" y="0"/>
                          <a:ext cx="1590675" cy="7620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D97DF4" w14:textId="77777777" w:rsidR="008D63D9" w:rsidRDefault="008D63D9" w:rsidP="008A00EF">
                            <w:pPr>
                              <w:jc w:val="center"/>
                            </w:pPr>
                            <w:r>
                              <w:t>Raga 1 Input Slice 5</w:t>
                            </w:r>
                            <w:proofErr w:type="gramStart"/>
                            <w:r>
                              <w:t xml:space="preserve"> ..</w:t>
                            </w:r>
                            <w:proofErr w:type="gramEnd"/>
                            <w: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2C1E0" id="Oval 40" o:spid="_x0000_s1092" style="position:absolute;margin-left:0;margin-top:.95pt;width:125.25pt;height:60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" fillcolor="#ffc000" strokecolor="#1f3763 [1604]" strokeweight="1pt">
                <v:stroke joinstyle="miter"/>
                <v:textbox>
                  <w:txbxContent>
                    <w:p w14:paraId="4FD97DF4" w14:textId="77777777" w:rsidR="008D63D9" w:rsidRDefault="008D63D9" w:rsidP="008A00EF">
                      <w:pPr>
                        <w:jc w:val="center"/>
                      </w:pPr>
                      <w:r>
                        <w:t>Raga 1 Input Slice 5</w:t>
                      </w:r>
                      <w:proofErr w:type="gramStart"/>
                      <w:r>
                        <w:t xml:space="preserve"> ..</w:t>
                      </w:r>
                      <w:proofErr w:type="gramEnd"/>
                      <w:r>
                        <w:t xml:space="preserve"> n</w:t>
                      </w:r>
                    </w:p>
                  </w:txbxContent>
                </v:textbox>
                <w10:wrap anchorx="margin"/>
              </v:oval>
            </w:pict>
          </mc:Fallback>
        </mc:AlternateContent>
      </w:r>
    </w:p>
    <w:p w14:paraId="0ADDEB44" w14:textId="4A275303" w:rsidR="008A00EF" w:rsidRDefault="00D73E13" w:rsidP="008A00EF">
      <w:pPr>
        <w:rPr>
          <w:rFonts w:ascii="Verdana" w:hAnsi="Verdana"/>
          <w:sz w:val="28"/>
        </w:rPr>
      </w:pPr>
      <w:r>
        <w:rPr>
          <w:rFonts w:ascii="Verdana" w:hAnsi="Verdana"/>
          <w:noProof/>
          <w:sz w:val="28"/>
        </w:rPr>
        <mc:AlternateContent>
          <mc:Choice Requires="wps">
            <w:drawing>
              <wp:anchor distT="0" distB="0" distL="114300" distR="114300" simplePos="0" relativeHeight="251684864" behindDoc="0" locked="0" layoutInCell="1" allowOverlap="1" wp14:anchorId="3CADD48B" wp14:editId="544473E6">
                <wp:simplePos x="0" y="0"/>
                <wp:positionH relativeFrom="column">
                  <wp:posOffset>5086350</wp:posOffset>
                </wp:positionH>
                <wp:positionV relativeFrom="paragraph">
                  <wp:posOffset>318135</wp:posOffset>
                </wp:positionV>
                <wp:extent cx="1076325" cy="638175"/>
                <wp:effectExtent l="0" t="0" r="28575" b="28575"/>
                <wp:wrapNone/>
                <wp:docPr id="12" name="Flowchart: Magnetic Disk 12"/>
                <wp:cNvGraphicFramePr/>
                <a:graphic xmlns:a="http://schemas.openxmlformats.org/drawingml/2006/main">
                  <a:graphicData uri="http://schemas.microsoft.com/office/word/2010/wordprocessingShape">
                    <wps:wsp>
                      <wps:cNvSpPr/>
                      <wps:spPr>
                        <a:xfrm>
                          <a:off x="0" y="0"/>
                          <a:ext cx="1076325" cy="638175"/>
                        </a:xfrm>
                        <a:prstGeom prst="flowChartMagneticDisk">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62204" w14:textId="46DFFFA3" w:rsidR="008D63D9" w:rsidRDefault="008D63D9" w:rsidP="00D73E13">
                            <w:pPr>
                              <w:jc w:val="center"/>
                            </w:pPr>
                            <w:r>
                              <w:t>Data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DD48B" id="Flowchart: Magnetic Disk 12" o:spid="_x0000_s1093" type="#_x0000_t132" style="position:absolute;margin-left:400.5pt;margin-top:25.05pt;width:84.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" fillcolor="#8496b0 [1951]" strokecolor="#1f3763 [1604]" strokeweight="1pt">
                <v:stroke joinstyle="miter"/>
                <v:textbox>
                  <w:txbxContent>
                    <w:p w14:paraId="73662204" w14:textId="46DFFFA3" w:rsidR="008D63D9" w:rsidRDefault="008D63D9" w:rsidP="00D73E13">
                      <w:pPr>
                        <w:jc w:val="center"/>
                      </w:pPr>
                      <w:r>
                        <w:t>Data Store</w:t>
                      </w:r>
                    </w:p>
                  </w:txbxContent>
                </v:textbox>
              </v:shape>
            </w:pict>
          </mc:Fallback>
        </mc:AlternateContent>
      </w:r>
      <w:r w:rsidR="008A00EF">
        <w:rPr>
          <w:rFonts w:ascii="Verdana" w:hAnsi="Verdana"/>
          <w:noProof/>
          <w:sz w:val="28"/>
        </w:rPr>
        <mc:AlternateContent>
          <mc:Choice Requires="wpg">
            <w:drawing>
              <wp:anchor distT="0" distB="0" distL="114300" distR="114300" simplePos="0" relativeHeight="251667456" behindDoc="0" locked="0" layoutInCell="1" allowOverlap="1" wp14:anchorId="34240BC6" wp14:editId="611F2AC0">
                <wp:simplePos x="0" y="0"/>
                <wp:positionH relativeFrom="margin">
                  <wp:posOffset>865505</wp:posOffset>
                </wp:positionH>
                <wp:positionV relativeFrom="paragraph">
                  <wp:posOffset>116840</wp:posOffset>
                </wp:positionV>
                <wp:extent cx="4676775" cy="1485900"/>
                <wp:effectExtent l="38100" t="19050" r="28575" b="57150"/>
                <wp:wrapNone/>
                <wp:docPr id="49" name="Group 49"/>
                <wp:cNvGraphicFramePr/>
                <a:graphic xmlns:a="http://schemas.openxmlformats.org/drawingml/2006/main">
                  <a:graphicData uri="http://schemas.microsoft.com/office/word/2010/wordprocessingGroup">
                    <wpg:wgp>
                      <wpg:cNvGrpSpPr/>
                      <wpg:grpSpPr>
                        <a:xfrm>
                          <a:off x="0" y="0"/>
                          <a:ext cx="4676775" cy="1485900"/>
                          <a:chOff x="0" y="0"/>
                          <a:chExt cx="4676775" cy="1485900"/>
                        </a:xfrm>
                      </wpg:grpSpPr>
                      <wps:wsp>
                        <wps:cNvPr id="46" name="Straight Arrow Connector 46"/>
                        <wps:cNvCnPr/>
                        <wps:spPr>
                          <a:xfrm flipH="1">
                            <a:off x="0" y="0"/>
                            <a:ext cx="2914650" cy="1095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2505075" y="9525"/>
                            <a:ext cx="390525" cy="1476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876550" y="9525"/>
                            <a:ext cx="1800225" cy="14668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4F3E59" id="Group 49" o:spid="_x0000_s1026" style="position:absolute;margin-left:68.15pt;margin-top:9.2pt;width:368.25pt;height:117pt;z-index:251667456;mso-position-horizontal-relative:margin" coordsize="46767,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">
                <v:shape id="Straight Arrow Connector 46" o:spid="_x0000_s1027" type="#_x0000_t32" style="position:absolute;width:29146;height:10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" strokecolor="#4472c4 [3204]" strokeweight="2.25pt">
                  <v:stroke endarrow="block" joinstyle="miter"/>
                </v:shape>
                <v:shape id="Straight Arrow Connector 47" o:spid="_x0000_s1028" type="#_x0000_t32" style="position:absolute;left:25050;top:95;width:3906;height:14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" strokecolor="#4472c4 [3204]" strokeweight="2.25pt">
                  <v:stroke endarrow="block" joinstyle="miter"/>
                </v:shape>
                <v:shape id="Straight Arrow Connector 48" o:spid="_x0000_s1029" type="#_x0000_t32" style="position:absolute;left:28765;top:95;width:18002;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" strokecolor="#4472c4 [3204]" strokeweight="2.25pt">
                  <v:stroke endarrow="block" joinstyle="miter"/>
                </v:shape>
                <w10:wrap anchorx="margin"/>
              </v:group>
            </w:pict>
          </mc:Fallback>
        </mc:AlternateContent>
      </w:r>
    </w:p>
    <w:p w14:paraId="7E974400" w14:textId="77777777" w:rsidR="008A00EF" w:rsidRDefault="008A00EF" w:rsidP="008A00EF">
      <w:pPr>
        <w:rPr>
          <w:rFonts w:ascii="Verdana" w:hAnsi="Verdana"/>
          <w:sz w:val="28"/>
        </w:rPr>
      </w:pPr>
    </w:p>
    <w:p w14:paraId="0C18ABF7" w14:textId="77777777" w:rsidR="008A00EF" w:rsidRDefault="008A00EF" w:rsidP="008A00EF">
      <w:pPr>
        <w:rPr>
          <w:rFonts w:ascii="Verdana" w:hAnsi="Verdana"/>
          <w:sz w:val="28"/>
        </w:rPr>
      </w:pPr>
    </w:p>
    <w:p w14:paraId="2989CEDD"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3600" behindDoc="0" locked="0" layoutInCell="1" allowOverlap="1" wp14:anchorId="06A19AF7" wp14:editId="03B7ECAF">
                <wp:simplePos x="0" y="0"/>
                <wp:positionH relativeFrom="column">
                  <wp:posOffset>352425</wp:posOffset>
                </wp:positionH>
                <wp:positionV relativeFrom="paragraph">
                  <wp:posOffset>55245</wp:posOffset>
                </wp:positionV>
                <wp:extent cx="1314450" cy="619125"/>
                <wp:effectExtent l="0" t="0" r="19050" b="28575"/>
                <wp:wrapNone/>
                <wp:docPr id="56" name="Rectangle: Rounded Corners 56"/>
                <wp:cNvGraphicFramePr/>
                <a:graphic xmlns:a="http://schemas.openxmlformats.org/drawingml/2006/main">
                  <a:graphicData uri="http://schemas.microsoft.com/office/word/2010/wordprocessingShape">
                    <wps:wsp>
                      <wps:cNvSpPr/>
                      <wps:spPr>
                        <a:xfrm>
                          <a:off x="0" y="0"/>
                          <a:ext cx="1314450" cy="619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C1E024" w14:textId="77777777" w:rsidR="008D63D9" w:rsidRDefault="008D63D9" w:rsidP="008A00EF">
                            <w:pPr>
                              <w:jc w:val="center"/>
                            </w:pPr>
                            <w:r>
                              <w:t>Probability 1 – Raga1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A19AF7" id="Rectangle: Rounded Corners 56" o:spid="_x0000_s1094" style="position:absolute;margin-left:27.75pt;margin-top:4.35pt;width:103.5pt;height:4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" fillcolor="white [3201]" strokecolor="#70ad47 [3209]" strokeweight="1pt">
                <v:stroke joinstyle="miter"/>
                <v:textbox>
                  <w:txbxContent>
                    <w:p w14:paraId="65C1E024" w14:textId="77777777" w:rsidR="008D63D9" w:rsidRDefault="008D63D9" w:rsidP="008A00EF">
                      <w:pPr>
                        <w:jc w:val="center"/>
                      </w:pPr>
                      <w:r>
                        <w:t>Probability 1 – Raga1</w:t>
                      </w:r>
                    </w:p>
                  </w:txbxContent>
                </v:textbox>
              </v:roundrect>
            </w:pict>
          </mc:Fallback>
        </mc:AlternateContent>
      </w:r>
    </w:p>
    <w:p w14:paraId="26D1CD9A"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5648" behindDoc="0" locked="0" layoutInCell="1" allowOverlap="1" wp14:anchorId="44BD20A1" wp14:editId="41FF9C63">
                <wp:simplePos x="0" y="0"/>
                <wp:positionH relativeFrom="column">
                  <wp:posOffset>4600575</wp:posOffset>
                </wp:positionH>
                <wp:positionV relativeFrom="paragraph">
                  <wp:posOffset>6351</wp:posOffset>
                </wp:positionV>
                <wp:extent cx="1314450" cy="571500"/>
                <wp:effectExtent l="0" t="0" r="19050" b="19050"/>
                <wp:wrapNone/>
                <wp:docPr id="58" name="Rectangle: Rounded Corners 58"/>
                <wp:cNvGraphicFramePr/>
                <a:graphic xmlns:a="http://schemas.openxmlformats.org/drawingml/2006/main">
                  <a:graphicData uri="http://schemas.microsoft.com/office/word/2010/wordprocessingShape">
                    <wps:wsp>
                      <wps:cNvSpPr/>
                      <wps:spPr>
                        <a:xfrm>
                          <a:off x="0" y="0"/>
                          <a:ext cx="131445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C0B180" w14:textId="77777777" w:rsidR="008D63D9" w:rsidRDefault="008D63D9" w:rsidP="008A00EF">
                            <w:pPr>
                              <w:jc w:val="center"/>
                            </w:pPr>
                            <w:r>
                              <w:t>Probability 2 – Raga5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BD20A1" id="Rectangle: Rounded Corners 58" o:spid="_x0000_s1095" style="position:absolute;margin-left:362.25pt;margin-top:.5pt;width:103.5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" fillcolor="white [3201]" strokecolor="#70ad47 [3209]" strokeweight="1pt">
                <v:stroke joinstyle="miter"/>
                <v:textbox>
                  <w:txbxContent>
                    <w:p w14:paraId="59C0B180" w14:textId="77777777" w:rsidR="008D63D9" w:rsidRDefault="008D63D9" w:rsidP="008A00EF">
                      <w:pPr>
                        <w:jc w:val="center"/>
                      </w:pPr>
                      <w:r>
                        <w:t>Probability 2 – Raga5</w:t>
                      </w:r>
                    </w:p>
                  </w:txbxContent>
                </v:textbox>
              </v:roundrect>
            </w:pict>
          </mc:Fallback>
        </mc:AlternateContent>
      </w:r>
      <w:r>
        <w:rPr>
          <w:rFonts w:ascii="Verdana" w:hAnsi="Verdana"/>
          <w:noProof/>
          <w:sz w:val="28"/>
        </w:rPr>
        <mc:AlternateContent>
          <mc:Choice Requires="wps">
            <w:drawing>
              <wp:anchor distT="0" distB="0" distL="114300" distR="114300" simplePos="0" relativeHeight="251674624" behindDoc="0" locked="0" layoutInCell="1" allowOverlap="1" wp14:anchorId="6AEB265E" wp14:editId="061F5F41">
                <wp:simplePos x="0" y="0"/>
                <wp:positionH relativeFrom="column">
                  <wp:posOffset>2762250</wp:posOffset>
                </wp:positionH>
                <wp:positionV relativeFrom="paragraph">
                  <wp:posOffset>6350</wp:posOffset>
                </wp:positionV>
                <wp:extent cx="1314450" cy="63817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13144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664EF8" w14:textId="77777777" w:rsidR="008D63D9" w:rsidRDefault="008D63D9" w:rsidP="008A00EF">
                            <w:pPr>
                              <w:jc w:val="center"/>
                            </w:pPr>
                            <w:r>
                              <w:t>Probability 2 – Raga1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EB265E" id="Rectangle: Rounded Corners 57" o:spid="_x0000_s1096" style="position:absolute;margin-left:217.5pt;margin-top:.5pt;width:103.5pt;height:5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" fillcolor="white [3201]" strokecolor="#70ad47 [3209]" strokeweight="1pt">
                <v:stroke joinstyle="miter"/>
                <v:textbox>
                  <w:txbxContent>
                    <w:p w14:paraId="50664EF8" w14:textId="77777777" w:rsidR="008D63D9" w:rsidRDefault="008D63D9" w:rsidP="008A00EF">
                      <w:pPr>
                        <w:jc w:val="center"/>
                      </w:pPr>
                      <w:r>
                        <w:t>Probability 2 – Raga1</w:t>
                      </w:r>
                    </w:p>
                  </w:txbxContent>
                </v:textbox>
              </v:roundrect>
            </w:pict>
          </mc:Fallback>
        </mc:AlternateContent>
      </w:r>
    </w:p>
    <w:p w14:paraId="59C95433"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79744" behindDoc="0" locked="0" layoutInCell="1" allowOverlap="1" wp14:anchorId="60A4E549" wp14:editId="7C95F98E">
                <wp:simplePos x="0" y="0"/>
                <wp:positionH relativeFrom="column">
                  <wp:posOffset>3429000</wp:posOffset>
                </wp:positionH>
                <wp:positionV relativeFrom="paragraph">
                  <wp:posOffset>252730</wp:posOffset>
                </wp:positionV>
                <wp:extent cx="1790700" cy="676275"/>
                <wp:effectExtent l="0" t="0" r="19050" b="28575"/>
                <wp:wrapNone/>
                <wp:docPr id="62" name="Straight Connector 62"/>
                <wp:cNvGraphicFramePr/>
                <a:graphic xmlns:a="http://schemas.openxmlformats.org/drawingml/2006/main">
                  <a:graphicData uri="http://schemas.microsoft.com/office/word/2010/wordprocessingShape">
                    <wps:wsp>
                      <wps:cNvCnPr/>
                      <wps:spPr>
                        <a:xfrm flipH="1">
                          <a:off x="0" y="0"/>
                          <a:ext cx="179070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0642E" id="Straight Connector 6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70pt,19.9pt" to="411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" strokecolor="#4472c4 [3204]" strokeweight=".5pt">
                <v:stroke joinstyle="miter"/>
              </v:line>
            </w:pict>
          </mc:Fallback>
        </mc:AlternateContent>
      </w:r>
      <w:r>
        <w:rPr>
          <w:rFonts w:ascii="Verdana" w:hAnsi="Verdana"/>
          <w:noProof/>
          <w:sz w:val="28"/>
        </w:rPr>
        <mc:AlternateContent>
          <mc:Choice Requires="wps">
            <w:drawing>
              <wp:anchor distT="0" distB="0" distL="114300" distR="114300" simplePos="0" relativeHeight="251678720" behindDoc="0" locked="0" layoutInCell="1" allowOverlap="1" wp14:anchorId="775486C9" wp14:editId="2093BE97">
                <wp:simplePos x="0" y="0"/>
                <wp:positionH relativeFrom="column">
                  <wp:posOffset>3009265</wp:posOffset>
                </wp:positionH>
                <wp:positionV relativeFrom="paragraph">
                  <wp:posOffset>319405</wp:posOffset>
                </wp:positionV>
                <wp:extent cx="304800" cy="666750"/>
                <wp:effectExtent l="0" t="0" r="19050" b="19050"/>
                <wp:wrapNone/>
                <wp:docPr id="61" name="Straight Connector 61"/>
                <wp:cNvGraphicFramePr/>
                <a:graphic xmlns:a="http://schemas.openxmlformats.org/drawingml/2006/main">
                  <a:graphicData uri="http://schemas.microsoft.com/office/word/2010/wordprocessingShape">
                    <wps:wsp>
                      <wps:cNvCnPr/>
                      <wps:spPr>
                        <a:xfrm flipH="1">
                          <a:off x="0" y="0"/>
                          <a:ext cx="3048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40E94" id="Straight Connector 6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5.15pt" to="260.95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" strokecolor="#4472c4 [3204]" strokeweight=".5pt">
                <v:stroke joinstyle="miter"/>
              </v:line>
            </w:pict>
          </mc:Fallback>
        </mc:AlternateContent>
      </w:r>
      <w:r>
        <w:rPr>
          <w:rFonts w:ascii="Verdana" w:hAnsi="Verdana"/>
          <w:noProof/>
          <w:sz w:val="28"/>
        </w:rPr>
        <mc:AlternateContent>
          <mc:Choice Requires="wps">
            <w:drawing>
              <wp:anchor distT="0" distB="0" distL="114300" distR="114300" simplePos="0" relativeHeight="251677696" behindDoc="0" locked="0" layoutInCell="1" allowOverlap="1" wp14:anchorId="70B38BE6" wp14:editId="5F036006">
                <wp:simplePos x="0" y="0"/>
                <wp:positionH relativeFrom="column">
                  <wp:posOffset>1000125</wp:posOffset>
                </wp:positionH>
                <wp:positionV relativeFrom="paragraph">
                  <wp:posOffset>5080</wp:posOffset>
                </wp:positionV>
                <wp:extent cx="1295400" cy="97155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12954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447EF" id="Straight Connector 6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8.75pt,.4pt" to="180.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" strokecolor="#4472c4 [3204]" strokeweight=".5pt">
                <v:stroke joinstyle="miter"/>
              </v:line>
            </w:pict>
          </mc:Fallback>
        </mc:AlternateContent>
      </w:r>
    </w:p>
    <w:p w14:paraId="1BB01EC4" w14:textId="77777777" w:rsidR="008A00EF" w:rsidRDefault="008A00EF" w:rsidP="008A00EF">
      <w:pPr>
        <w:rPr>
          <w:rFonts w:ascii="Verdana" w:hAnsi="Verdana"/>
          <w:sz w:val="28"/>
        </w:rPr>
      </w:pPr>
    </w:p>
    <w:p w14:paraId="4E9910CE" w14:textId="77777777" w:rsidR="008A00EF" w:rsidRDefault="008A00EF" w:rsidP="008A00EF">
      <w:pPr>
        <w:rPr>
          <w:rFonts w:ascii="Verdana" w:hAnsi="Verdana"/>
          <w:sz w:val="28"/>
        </w:rPr>
      </w:pPr>
      <w:r>
        <w:rPr>
          <w:rFonts w:ascii="Verdana" w:hAnsi="Verdana"/>
          <w:noProof/>
          <w:sz w:val="28"/>
        </w:rPr>
        <mc:AlternateContent>
          <mc:Choice Requires="wps">
            <w:drawing>
              <wp:anchor distT="0" distB="0" distL="114300" distR="114300" simplePos="0" relativeHeight="251683840" behindDoc="0" locked="0" layoutInCell="1" allowOverlap="1" wp14:anchorId="464A71F4" wp14:editId="1F87B6B9">
                <wp:simplePos x="0" y="0"/>
                <wp:positionH relativeFrom="column">
                  <wp:posOffset>3914775</wp:posOffset>
                </wp:positionH>
                <wp:positionV relativeFrom="paragraph">
                  <wp:posOffset>249555</wp:posOffset>
                </wp:positionV>
                <wp:extent cx="1695450" cy="16097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1695450" cy="1609725"/>
                        </a:xfrm>
                        <a:prstGeom prst="rect">
                          <a:avLst/>
                        </a:prstGeom>
                        <a:solidFill>
                          <a:schemeClr val="lt1"/>
                        </a:solidFill>
                        <a:ln w="6350">
                          <a:solidFill>
                            <a:prstClr val="black"/>
                          </a:solidFill>
                        </a:ln>
                      </wps:spPr>
                      <wps:txbx>
                        <w:txbxContent>
                          <w:p w14:paraId="7FF06744" w14:textId="77777777" w:rsidR="008D63D9" w:rsidRPr="009A5719" w:rsidRDefault="008D63D9" w:rsidP="008A00EF">
                            <w:pPr>
                              <w:rPr>
                                <w:sz w:val="24"/>
                              </w:rPr>
                            </w:pPr>
                            <w:r w:rsidRPr="009A5719">
                              <w:rPr>
                                <w:sz w:val="24"/>
                              </w:rPr>
                              <w:t>Predictions will be indicative based on the voting results</w:t>
                            </w:r>
                            <w:r>
                              <w:rPr>
                                <w:sz w:val="24"/>
                              </w:rPr>
                              <w:t xml:space="preserve"> (best of 3)</w:t>
                            </w:r>
                            <w:r w:rsidRPr="009A5719">
                              <w:rPr>
                                <w:sz w:val="24"/>
                              </w:rPr>
                              <w:t>. If voting results are ambiguous, the prediction will be “I am not 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4A71F4" id="Text Box 67" o:spid="_x0000_s1097" type="#_x0000_t202" style="position:absolute;margin-left:308.25pt;margin-top:19.65pt;width:133.5pt;height:126.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" fillcolor="white [3201]" strokeweight=".5pt">
                <v:textbox>
                  <w:txbxContent>
                    <w:p w14:paraId="7FF06744" w14:textId="77777777" w:rsidR="008D63D9" w:rsidRPr="009A5719" w:rsidRDefault="008D63D9" w:rsidP="008A00EF">
                      <w:pPr>
                        <w:rPr>
                          <w:sz w:val="24"/>
                        </w:rPr>
                      </w:pPr>
                      <w:r w:rsidRPr="009A5719">
                        <w:rPr>
                          <w:sz w:val="24"/>
                        </w:rPr>
                        <w:t>Predictions will be indicative based on the voting results</w:t>
                      </w:r>
                      <w:r>
                        <w:rPr>
                          <w:sz w:val="24"/>
                        </w:rPr>
                        <w:t xml:space="preserve"> (best of 3)</w:t>
                      </w:r>
                      <w:r w:rsidRPr="009A5719">
                        <w:rPr>
                          <w:sz w:val="24"/>
                        </w:rPr>
                        <w:t>. If voting results are ambiguous, the prediction will be “I am not sure”.</w:t>
                      </w:r>
                    </w:p>
                  </w:txbxContent>
                </v:textbox>
              </v:shape>
            </w:pict>
          </mc:Fallback>
        </mc:AlternateContent>
      </w:r>
      <w:r>
        <w:rPr>
          <w:rFonts w:ascii="Verdana" w:hAnsi="Verdana"/>
          <w:noProof/>
          <w:sz w:val="28"/>
        </w:rPr>
        <mc:AlternateContent>
          <mc:Choice Requires="wps">
            <w:drawing>
              <wp:anchor distT="0" distB="0" distL="114300" distR="114300" simplePos="0" relativeHeight="251681792" behindDoc="0" locked="0" layoutInCell="1" allowOverlap="1" wp14:anchorId="4996F9DC" wp14:editId="3479AA4E">
                <wp:simplePos x="0" y="0"/>
                <wp:positionH relativeFrom="margin">
                  <wp:align>center</wp:align>
                </wp:positionH>
                <wp:positionV relativeFrom="paragraph">
                  <wp:posOffset>1163955</wp:posOffset>
                </wp:positionV>
                <wp:extent cx="1847850" cy="657225"/>
                <wp:effectExtent l="0" t="0" r="19050" b="28575"/>
                <wp:wrapNone/>
                <wp:docPr id="65" name="Flowchart: Alternate Process 65"/>
                <wp:cNvGraphicFramePr/>
                <a:graphic xmlns:a="http://schemas.openxmlformats.org/drawingml/2006/main">
                  <a:graphicData uri="http://schemas.microsoft.com/office/word/2010/wordprocessingShape">
                    <wps:wsp>
                      <wps:cNvSpPr/>
                      <wps:spPr>
                        <a:xfrm>
                          <a:off x="0" y="0"/>
                          <a:ext cx="1847850"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6A07A" w14:textId="77777777" w:rsidR="008D63D9" w:rsidRDefault="008D63D9" w:rsidP="008A00EF">
                            <w:pPr>
                              <w:jc w:val="center"/>
                            </w:pPr>
                            <w:proofErr w:type="gramStart"/>
                            <w:r>
                              <w:t>Prediction :</w:t>
                            </w:r>
                            <w:proofErr w:type="gramEnd"/>
                            <w:r>
                              <w:t xml:space="preserve"> Raga 1, for 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6F9D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5" o:spid="_x0000_s1098" type="#_x0000_t176" style="position:absolute;margin-left:0;margin-top:91.65pt;width:145.5pt;height:5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" fillcolor="#4472c4 [3204]" strokecolor="#1f3763 [1604]" strokeweight="1pt">
                <v:textbox>
                  <w:txbxContent>
                    <w:p w14:paraId="44B6A07A" w14:textId="77777777" w:rsidR="008D63D9" w:rsidRDefault="008D63D9" w:rsidP="008A00EF">
                      <w:pPr>
                        <w:jc w:val="center"/>
                      </w:pPr>
                      <w:proofErr w:type="gramStart"/>
                      <w:r>
                        <w:t>Prediction :</w:t>
                      </w:r>
                      <w:proofErr w:type="gramEnd"/>
                      <w:r>
                        <w:t xml:space="preserve"> Raga 1, for sure.</w:t>
                      </w:r>
                    </w:p>
                  </w:txbxContent>
                </v:textbox>
                <w10:wrap anchorx="margin"/>
              </v:shape>
            </w:pict>
          </mc:Fallback>
        </mc:AlternateContent>
      </w:r>
      <w:r>
        <w:rPr>
          <w:rFonts w:ascii="Verdana" w:hAnsi="Verdana"/>
          <w:noProof/>
          <w:sz w:val="28"/>
        </w:rPr>
        <mc:AlternateContent>
          <mc:Choice Requires="wps">
            <w:drawing>
              <wp:anchor distT="0" distB="0" distL="114300" distR="114300" simplePos="0" relativeHeight="251682816" behindDoc="0" locked="0" layoutInCell="1" allowOverlap="1" wp14:anchorId="4D27CD85" wp14:editId="3A8736AC">
                <wp:simplePos x="0" y="0"/>
                <wp:positionH relativeFrom="column">
                  <wp:posOffset>2857500</wp:posOffset>
                </wp:positionH>
                <wp:positionV relativeFrom="paragraph">
                  <wp:posOffset>744855</wp:posOffset>
                </wp:positionV>
                <wp:extent cx="0" cy="352425"/>
                <wp:effectExtent l="76200" t="0" r="76200" b="47625"/>
                <wp:wrapNone/>
                <wp:docPr id="66" name="Straight Arrow Connector 6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4F2CA" id="Straight Arrow Connector 66" o:spid="_x0000_s1026" type="#_x0000_t32" style="position:absolute;margin-left:225pt;margin-top:58.65pt;width:0;height:27.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X0gEAAAEEAAAOAAAAZHJzL2Uyb0RvYy54bWysU9uO0zAQfUfiHyy/07SFrV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" strokecolor="#4472c4 [3204]" strokeweight=".5pt">
                <v:stroke endarrow="block" joinstyle="miter"/>
              </v:shape>
            </w:pict>
          </mc:Fallback>
        </mc:AlternateContent>
      </w:r>
      <w:r>
        <w:rPr>
          <w:rFonts w:ascii="Verdana" w:hAnsi="Verdana"/>
          <w:noProof/>
          <w:sz w:val="28"/>
        </w:rPr>
        <mc:AlternateContent>
          <mc:Choice Requires="wps">
            <w:drawing>
              <wp:anchor distT="0" distB="0" distL="114300" distR="114300" simplePos="0" relativeHeight="251680768" behindDoc="0" locked="0" layoutInCell="1" allowOverlap="1" wp14:anchorId="3C7296A5" wp14:editId="70493122">
                <wp:simplePos x="0" y="0"/>
                <wp:positionH relativeFrom="margin">
                  <wp:align>left</wp:align>
                </wp:positionH>
                <wp:positionV relativeFrom="paragraph">
                  <wp:posOffset>201295</wp:posOffset>
                </wp:positionV>
                <wp:extent cx="2152650" cy="600075"/>
                <wp:effectExtent l="0" t="0" r="19050" b="28575"/>
                <wp:wrapNone/>
                <wp:docPr id="63" name="Oval 63"/>
                <wp:cNvGraphicFramePr/>
                <a:graphic xmlns:a="http://schemas.openxmlformats.org/drawingml/2006/main">
                  <a:graphicData uri="http://schemas.microsoft.com/office/word/2010/wordprocessingShape">
                    <wps:wsp>
                      <wps:cNvSpPr/>
                      <wps:spPr>
                        <a:xfrm>
                          <a:off x="0" y="0"/>
                          <a:ext cx="2152650" cy="600075"/>
                        </a:xfrm>
                        <a:prstGeom prst="ellipse">
                          <a:avLst/>
                        </a:prstGeom>
                        <a:solidFill>
                          <a:schemeClr val="accent2">
                            <a:lumMod val="40000"/>
                            <a:lumOff val="60000"/>
                          </a:schemeClr>
                        </a:solidFill>
                      </wps:spPr>
                      <wps:style>
                        <a:lnRef idx="2">
                          <a:schemeClr val="accent4"/>
                        </a:lnRef>
                        <a:fillRef idx="1">
                          <a:schemeClr val="lt1"/>
                        </a:fillRef>
                        <a:effectRef idx="0">
                          <a:schemeClr val="accent4"/>
                        </a:effectRef>
                        <a:fontRef idx="minor">
                          <a:schemeClr val="dk1"/>
                        </a:fontRef>
                      </wps:style>
                      <wps:txbx>
                        <w:txbxContent>
                          <w:p w14:paraId="2D373D11" w14:textId="77777777" w:rsidR="008D63D9" w:rsidRDefault="008D63D9" w:rsidP="008A00EF">
                            <w:pPr>
                              <w:jc w:val="center"/>
                            </w:pPr>
                            <w:r>
                              <w:t>Raga 1 = 2, Raga 5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296A5" id="Oval 63" o:spid="_x0000_s1099" style="position:absolute;margin-left:0;margin-top:15.85pt;width:169.5pt;height:47.2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" fillcolor="#f7caac [1301]" strokecolor="#ffc000 [3207]" strokeweight="1pt">
                <v:stroke joinstyle="miter"/>
                <v:textbox>
                  <w:txbxContent>
                    <w:p w14:paraId="2D373D11" w14:textId="77777777" w:rsidR="008D63D9" w:rsidRDefault="008D63D9" w:rsidP="008A00EF">
                      <w:pPr>
                        <w:jc w:val="center"/>
                      </w:pPr>
                      <w:r>
                        <w:t>Raga 1 = 2, Raga 5 = 1</w:t>
                      </w:r>
                    </w:p>
                  </w:txbxContent>
                </v:textbox>
                <w10:wrap anchorx="margin"/>
              </v:oval>
            </w:pict>
          </mc:Fallback>
        </mc:AlternateContent>
      </w:r>
      <w:r>
        <w:rPr>
          <w:rFonts w:ascii="Verdana" w:hAnsi="Verdana"/>
          <w:noProof/>
          <w:sz w:val="28"/>
        </w:rPr>
        <mc:AlternateContent>
          <mc:Choice Requires="wps">
            <w:drawing>
              <wp:anchor distT="0" distB="0" distL="114300" distR="114300" simplePos="0" relativeHeight="251676672" behindDoc="0" locked="0" layoutInCell="1" allowOverlap="1" wp14:anchorId="035EE295" wp14:editId="42EEDE96">
                <wp:simplePos x="0" y="0"/>
                <wp:positionH relativeFrom="margin">
                  <wp:align>center</wp:align>
                </wp:positionH>
                <wp:positionV relativeFrom="paragraph">
                  <wp:posOffset>230505</wp:posOffset>
                </wp:positionV>
                <wp:extent cx="1981200" cy="571500"/>
                <wp:effectExtent l="0" t="0" r="19050" b="19050"/>
                <wp:wrapNone/>
                <wp:docPr id="59" name="Rectangle: Beveled 59"/>
                <wp:cNvGraphicFramePr/>
                <a:graphic xmlns:a="http://schemas.openxmlformats.org/drawingml/2006/main">
                  <a:graphicData uri="http://schemas.microsoft.com/office/word/2010/wordprocessingShape">
                    <wps:wsp>
                      <wps:cNvSpPr/>
                      <wps:spPr>
                        <a:xfrm>
                          <a:off x="0" y="0"/>
                          <a:ext cx="1981200" cy="57150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E795C" w14:textId="77777777" w:rsidR="008D63D9" w:rsidRDefault="008D63D9" w:rsidP="008A00EF">
                            <w:pPr>
                              <w:jc w:val="center"/>
                            </w:pPr>
                            <w:r>
                              <w:t>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5EE29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9" o:spid="_x0000_s1100" type="#_x0000_t84" style="position:absolute;margin-left:0;margin-top:18.15pt;width:156pt;height:4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" fillcolor="#4472c4 [3204]" strokecolor="#1f3763 [1604]" strokeweight="1pt">
                <v:textbox>
                  <w:txbxContent>
                    <w:p w14:paraId="3B2E795C" w14:textId="77777777" w:rsidR="008D63D9" w:rsidRDefault="008D63D9" w:rsidP="008A00EF">
                      <w:pPr>
                        <w:jc w:val="center"/>
                      </w:pPr>
                      <w:r>
                        <w:t>Voting</w:t>
                      </w:r>
                    </w:p>
                  </w:txbxContent>
                </v:textbox>
                <w10:wrap anchorx="margin"/>
              </v:shape>
            </w:pict>
          </mc:Fallback>
        </mc:AlternateContent>
      </w:r>
    </w:p>
    <w:p w14:paraId="071E7C5B" w14:textId="5813A30D" w:rsidR="008A00EF" w:rsidRDefault="008A00EF" w:rsidP="00D85862">
      <w:pPr>
        <w:jc w:val="both"/>
        <w:rPr>
          <w:rFonts w:ascii="Verdana" w:hAnsi="Verdana"/>
        </w:rPr>
      </w:pPr>
    </w:p>
    <w:p w14:paraId="04631E9D" w14:textId="699A2E4C" w:rsidR="007D2CA8" w:rsidRDefault="007D2CA8" w:rsidP="00D85862">
      <w:pPr>
        <w:jc w:val="both"/>
        <w:rPr>
          <w:rFonts w:ascii="Verdana" w:hAnsi="Verdana"/>
        </w:rPr>
      </w:pPr>
    </w:p>
    <w:p w14:paraId="5AEEFB77" w14:textId="37B85A8B" w:rsidR="007D2CA8" w:rsidRDefault="007D2CA8" w:rsidP="00D85862">
      <w:pPr>
        <w:jc w:val="both"/>
        <w:rPr>
          <w:rFonts w:ascii="Verdana" w:hAnsi="Verdana"/>
        </w:rPr>
      </w:pPr>
    </w:p>
    <w:p w14:paraId="36765911" w14:textId="10B7E99D" w:rsidR="007D2CA8" w:rsidRDefault="007D2CA8" w:rsidP="00D85862">
      <w:pPr>
        <w:jc w:val="both"/>
        <w:rPr>
          <w:rFonts w:ascii="Verdana" w:hAnsi="Verdana"/>
        </w:rPr>
      </w:pPr>
    </w:p>
    <w:p w14:paraId="7A89F41D" w14:textId="5972F8CA" w:rsidR="007D2CA8" w:rsidRDefault="007D2CA8" w:rsidP="00D85862">
      <w:pPr>
        <w:jc w:val="both"/>
        <w:rPr>
          <w:rFonts w:ascii="Verdana" w:hAnsi="Verdana"/>
        </w:rPr>
      </w:pPr>
    </w:p>
    <w:p w14:paraId="2ABF4203" w14:textId="430CF704" w:rsidR="007D2CA8" w:rsidRDefault="007D2CA8" w:rsidP="00D85862">
      <w:pPr>
        <w:jc w:val="both"/>
        <w:rPr>
          <w:rFonts w:ascii="Verdana" w:hAnsi="Verdana"/>
        </w:rPr>
      </w:pPr>
    </w:p>
    <w:p w14:paraId="636D3B7A" w14:textId="1E355C3F" w:rsidR="007D2CA8" w:rsidRDefault="007D2CA8" w:rsidP="00D85862">
      <w:pPr>
        <w:jc w:val="both"/>
        <w:rPr>
          <w:rFonts w:ascii="Verdana" w:hAnsi="Verdana"/>
        </w:rPr>
      </w:pPr>
    </w:p>
    <w:p w14:paraId="0020AB6A" w14:textId="77777777" w:rsidR="00210EDE" w:rsidRDefault="00210EDE" w:rsidP="00D85862">
      <w:pPr>
        <w:jc w:val="both"/>
        <w:rPr>
          <w:rFonts w:ascii="Verdana" w:hAnsi="Verdana"/>
        </w:rPr>
      </w:pPr>
    </w:p>
    <w:p w14:paraId="0D602DF4" w14:textId="7E9CBC01" w:rsidR="008B0A71" w:rsidRDefault="008B0A71" w:rsidP="008B0A71">
      <w:pPr>
        <w:pStyle w:val="Heading1"/>
      </w:pPr>
      <w:bookmarkStart w:id="72" w:name="_Toc514018967"/>
      <w:r>
        <w:lastRenderedPageBreak/>
        <w:t>Objectives</w:t>
      </w:r>
      <w:bookmarkEnd w:id="72"/>
    </w:p>
    <w:p w14:paraId="5019561C" w14:textId="2F754FFE" w:rsidR="004460A9" w:rsidRPr="004460A9" w:rsidRDefault="009E29F1" w:rsidP="009E29F1">
      <w:pPr>
        <w:rPr>
          <w:rFonts w:ascii="Verdana" w:hAnsi="Verdana"/>
        </w:rPr>
      </w:pPr>
      <w:r w:rsidRPr="004460A9">
        <w:rPr>
          <w:rFonts w:ascii="Verdana" w:hAnsi="Verdana"/>
        </w:rPr>
        <w:t xml:space="preserve">The purpose of this research is to </w:t>
      </w:r>
      <w:r w:rsidR="004460A9" w:rsidRPr="004460A9">
        <w:rPr>
          <w:rFonts w:ascii="Verdana" w:hAnsi="Verdana"/>
        </w:rPr>
        <w:t xml:space="preserve">explore </w:t>
      </w:r>
      <w:r w:rsidR="008D7E31" w:rsidRPr="004460A9">
        <w:rPr>
          <w:rFonts w:ascii="Verdana" w:hAnsi="Verdana"/>
        </w:rPr>
        <w:t xml:space="preserve">deep learning using artificial neural networks and implement </w:t>
      </w:r>
      <w:r w:rsidR="00340669" w:rsidRPr="004460A9">
        <w:rPr>
          <w:rFonts w:ascii="Verdana" w:hAnsi="Verdana"/>
        </w:rPr>
        <w:t>a</w:t>
      </w:r>
      <w:r w:rsidR="008D7E31" w:rsidRPr="004460A9">
        <w:rPr>
          <w:rFonts w:ascii="Verdana" w:hAnsi="Verdana"/>
        </w:rPr>
        <w:t xml:space="preserve"> web app using </w:t>
      </w:r>
      <w:r w:rsidR="004460A9" w:rsidRPr="004460A9">
        <w:rPr>
          <w:rFonts w:ascii="Verdana" w:hAnsi="Verdana"/>
        </w:rPr>
        <w:t>A</w:t>
      </w:r>
      <w:r w:rsidR="008D7E31" w:rsidRPr="004460A9">
        <w:rPr>
          <w:rFonts w:ascii="Verdana" w:hAnsi="Verdana"/>
        </w:rPr>
        <w:t>ngularJS which will allow users to record audio samples and</w:t>
      </w:r>
      <w:r w:rsidR="004460A9" w:rsidRPr="004460A9">
        <w:rPr>
          <w:rFonts w:ascii="Verdana" w:hAnsi="Verdana"/>
        </w:rPr>
        <w:t xml:space="preserve"> to create input notations to be fed into the neural network for Raga prediction.</w:t>
      </w:r>
      <w:r w:rsidR="00340669">
        <w:rPr>
          <w:rFonts w:ascii="Verdana" w:hAnsi="Verdana"/>
        </w:rPr>
        <w:t xml:space="preserve"> To complete this research and development the following objectives will be met: </w:t>
      </w:r>
    </w:p>
    <w:p w14:paraId="1DB5B0FA" w14:textId="00286D09" w:rsidR="00622D81" w:rsidRPr="00A53C04" w:rsidRDefault="00340669" w:rsidP="009E29F1">
      <w:pPr>
        <w:pStyle w:val="ListParagraph"/>
        <w:numPr>
          <w:ilvl w:val="0"/>
          <w:numId w:val="24"/>
        </w:numPr>
        <w:rPr>
          <w:rFonts w:ascii="Verdana" w:hAnsi="Verdana"/>
        </w:rPr>
      </w:pPr>
      <w:r w:rsidRPr="00A53C04">
        <w:rPr>
          <w:rFonts w:ascii="Verdana" w:hAnsi="Verdana"/>
        </w:rPr>
        <w:t>Critical</w:t>
      </w:r>
      <w:r w:rsidR="00A53C04">
        <w:rPr>
          <w:rFonts w:ascii="Verdana" w:hAnsi="Verdana"/>
        </w:rPr>
        <w:t>ly</w:t>
      </w:r>
      <w:r w:rsidRPr="00A53C04">
        <w:rPr>
          <w:rFonts w:ascii="Verdana" w:hAnsi="Verdana"/>
        </w:rPr>
        <w:t xml:space="preserve"> evaluate existing work on machine learning and artificial neural network using.</w:t>
      </w:r>
    </w:p>
    <w:p w14:paraId="17F43FCC" w14:textId="496706E3" w:rsidR="00340669" w:rsidRPr="00A53C04" w:rsidRDefault="00340669" w:rsidP="009E29F1">
      <w:pPr>
        <w:pStyle w:val="ListParagraph"/>
        <w:numPr>
          <w:ilvl w:val="0"/>
          <w:numId w:val="24"/>
        </w:numPr>
        <w:rPr>
          <w:rFonts w:ascii="Verdana" w:hAnsi="Verdana"/>
        </w:rPr>
      </w:pPr>
      <w:r w:rsidRPr="00A53C04">
        <w:rPr>
          <w:rFonts w:ascii="Verdana" w:hAnsi="Verdana"/>
        </w:rPr>
        <w:t>Collect data by recording audio samples of Carnatic music rendering</w:t>
      </w:r>
      <w:r w:rsidR="00FE20BA" w:rsidRPr="00A53C04">
        <w:rPr>
          <w:rFonts w:ascii="Verdana" w:hAnsi="Verdana"/>
        </w:rPr>
        <w:t xml:space="preserve"> which will include self-rendition and sources available in the public domain for free, mainly, sourced from YouTube</w:t>
      </w:r>
      <w:r w:rsidRPr="00A53C04">
        <w:rPr>
          <w:rFonts w:ascii="Verdana" w:hAnsi="Verdana"/>
        </w:rPr>
        <w:t>. Sampling will be conducted on 10 Ragas.</w:t>
      </w:r>
    </w:p>
    <w:p w14:paraId="2B9A61D9" w14:textId="381C8DBB" w:rsidR="00340669" w:rsidRPr="00A53C04" w:rsidRDefault="00FE20BA" w:rsidP="009E29F1">
      <w:pPr>
        <w:pStyle w:val="ListParagraph"/>
        <w:numPr>
          <w:ilvl w:val="0"/>
          <w:numId w:val="24"/>
        </w:numPr>
        <w:rPr>
          <w:rFonts w:ascii="Verdana" w:hAnsi="Verdana"/>
        </w:rPr>
      </w:pPr>
      <w:r w:rsidRPr="00A53C04">
        <w:rPr>
          <w:rFonts w:ascii="Verdana" w:hAnsi="Verdana"/>
        </w:rPr>
        <w:t>Develop UI to translate recordings to notation, which will be stored in the database using AngularJS.</w:t>
      </w:r>
    </w:p>
    <w:p w14:paraId="0B1931D4" w14:textId="60BC5C50" w:rsidR="00FE20BA" w:rsidRPr="00A53C04" w:rsidRDefault="00FE20BA" w:rsidP="009E29F1">
      <w:pPr>
        <w:pStyle w:val="ListParagraph"/>
        <w:numPr>
          <w:ilvl w:val="0"/>
          <w:numId w:val="24"/>
        </w:numPr>
        <w:rPr>
          <w:rFonts w:ascii="Verdana" w:hAnsi="Verdana"/>
        </w:rPr>
      </w:pPr>
      <w:r w:rsidRPr="00A53C04">
        <w:rPr>
          <w:rFonts w:ascii="Verdana" w:hAnsi="Verdana"/>
        </w:rPr>
        <w:t xml:space="preserve">Develop business logic using deeplearn.js to create predictive model using artificial neural network. Develop UI to feed input data through </w:t>
      </w:r>
      <w:proofErr w:type="spellStart"/>
      <w:r w:rsidRPr="00A53C04">
        <w:rPr>
          <w:rFonts w:ascii="Verdana" w:hAnsi="Verdana"/>
        </w:rPr>
        <w:t>atleast</w:t>
      </w:r>
      <w:proofErr w:type="spellEnd"/>
      <w:r w:rsidRPr="00A53C04">
        <w:rPr>
          <w:rFonts w:ascii="Verdana" w:hAnsi="Verdana"/>
        </w:rPr>
        <w:t xml:space="preserve"> 2 networks and to display prediction.</w:t>
      </w:r>
    </w:p>
    <w:p w14:paraId="4BB54DFD" w14:textId="7E704104" w:rsidR="00FE20BA" w:rsidRPr="00A53C04" w:rsidRDefault="00FE20BA" w:rsidP="009E29F1">
      <w:pPr>
        <w:pStyle w:val="ListParagraph"/>
        <w:numPr>
          <w:ilvl w:val="0"/>
          <w:numId w:val="24"/>
        </w:numPr>
        <w:rPr>
          <w:rFonts w:ascii="Verdana" w:hAnsi="Verdana"/>
        </w:rPr>
      </w:pPr>
      <w:r w:rsidRPr="00A53C04">
        <w:rPr>
          <w:rFonts w:ascii="Verdana" w:hAnsi="Verdana"/>
        </w:rPr>
        <w:t>Critically evaluate the strategies and tools used for the proposed model against other options and assess pros and cons of the implement</w:t>
      </w:r>
      <w:r w:rsidR="00A53C04">
        <w:rPr>
          <w:rFonts w:ascii="Verdana" w:hAnsi="Verdana"/>
        </w:rPr>
        <w:t>ed</w:t>
      </w:r>
      <w:r w:rsidRPr="00A53C04">
        <w:rPr>
          <w:rFonts w:ascii="Verdana" w:hAnsi="Verdana"/>
        </w:rPr>
        <w:t xml:space="preserve"> model.</w:t>
      </w:r>
    </w:p>
    <w:p w14:paraId="243968E9" w14:textId="595D00C0" w:rsidR="00FE20BA" w:rsidRPr="00A53C04" w:rsidRDefault="00FE20BA" w:rsidP="009E29F1">
      <w:pPr>
        <w:pStyle w:val="ListParagraph"/>
        <w:numPr>
          <w:ilvl w:val="0"/>
          <w:numId w:val="24"/>
        </w:numPr>
        <w:rPr>
          <w:rFonts w:ascii="Verdana" w:hAnsi="Verdana"/>
        </w:rPr>
      </w:pPr>
      <w:r w:rsidRPr="00A53C04">
        <w:rPr>
          <w:rFonts w:ascii="Verdana" w:hAnsi="Verdana"/>
        </w:rPr>
        <w:t xml:space="preserve">Draw conclusions and recommendations </w:t>
      </w:r>
      <w:r w:rsidR="00A53C04">
        <w:rPr>
          <w:rFonts w:ascii="Verdana" w:hAnsi="Verdana"/>
        </w:rPr>
        <w:t xml:space="preserve">and </w:t>
      </w:r>
      <w:r w:rsidR="00A53C04" w:rsidRPr="00A53C04">
        <w:rPr>
          <w:rFonts w:ascii="Verdana" w:hAnsi="Verdana"/>
        </w:rPr>
        <w:t>produce dissertation thesis.</w:t>
      </w:r>
    </w:p>
    <w:p w14:paraId="3BA146CB" w14:textId="77777777" w:rsidR="00A53C04" w:rsidRPr="00622D81" w:rsidRDefault="00A53C04" w:rsidP="00A53C04">
      <w:pPr>
        <w:pStyle w:val="ListParagraph"/>
        <w:ind w:left="1080"/>
      </w:pPr>
    </w:p>
    <w:p w14:paraId="7C6BD6F8" w14:textId="1D01967B" w:rsidR="0049468D" w:rsidRPr="0049468D" w:rsidRDefault="00A24138" w:rsidP="0049468D">
      <w:pPr>
        <w:pStyle w:val="Heading1"/>
      </w:pPr>
      <w:bookmarkStart w:id="73" w:name="_Toc514018968"/>
      <w:r>
        <w:t>Resources</w:t>
      </w:r>
      <w:bookmarkEnd w:id="73"/>
    </w:p>
    <w:p w14:paraId="71C4E681" w14:textId="77777777" w:rsidR="00A24138" w:rsidRDefault="00FB1336" w:rsidP="00C30B3E">
      <w:pPr>
        <w:jc w:val="both"/>
        <w:rPr>
          <w:rFonts w:ascii="Verdana" w:hAnsi="Verdana"/>
        </w:rPr>
      </w:pPr>
      <w:r>
        <w:rPr>
          <w:rFonts w:ascii="Verdana" w:hAnsi="Verdana"/>
        </w:rPr>
        <w:t xml:space="preserve">The data used for this research </w:t>
      </w:r>
      <w:r w:rsidR="00421FD7">
        <w:rPr>
          <w:rFonts w:ascii="Verdana" w:hAnsi="Verdana"/>
        </w:rPr>
        <w:t>will be recordings of self-rendition and audio recording samples through the modelled web application sourced mainly from YouTube or another public domain available free for use</w:t>
      </w:r>
      <w:r>
        <w:rPr>
          <w:rFonts w:ascii="Verdana" w:hAnsi="Verdana"/>
        </w:rPr>
        <w:t xml:space="preserve">. </w:t>
      </w:r>
    </w:p>
    <w:p w14:paraId="73AF90EE" w14:textId="3971B472" w:rsidR="00A24138" w:rsidRDefault="00F92283" w:rsidP="00C30B3E">
      <w:pPr>
        <w:jc w:val="both"/>
        <w:rPr>
          <w:rFonts w:ascii="Verdana" w:hAnsi="Verdana"/>
        </w:rPr>
      </w:pPr>
      <w:r>
        <w:rPr>
          <w:rFonts w:ascii="Verdana" w:hAnsi="Verdana"/>
        </w:rPr>
        <w:t xml:space="preserve">The music </w:t>
      </w:r>
      <w:r w:rsidR="00421FD7">
        <w:rPr>
          <w:rFonts w:ascii="Verdana" w:hAnsi="Verdana"/>
        </w:rPr>
        <w:t>notations will also be generated through the UI of the proposed model</w:t>
      </w:r>
      <w:r>
        <w:rPr>
          <w:rFonts w:ascii="Verdana" w:hAnsi="Verdana"/>
        </w:rPr>
        <w:t xml:space="preserve"> </w:t>
      </w:r>
      <w:r w:rsidR="00421FD7">
        <w:rPr>
          <w:rFonts w:ascii="Verdana" w:hAnsi="Verdana"/>
        </w:rPr>
        <w:t>which</w:t>
      </w:r>
      <w:r>
        <w:rPr>
          <w:rFonts w:ascii="Verdana" w:hAnsi="Verdana"/>
        </w:rPr>
        <w:t xml:space="preserve"> will be used </w:t>
      </w:r>
      <w:r w:rsidR="00421FD7">
        <w:rPr>
          <w:rFonts w:ascii="Verdana" w:hAnsi="Verdana"/>
        </w:rPr>
        <w:t>as</w:t>
      </w:r>
      <w:r>
        <w:rPr>
          <w:rFonts w:ascii="Verdana" w:hAnsi="Verdana"/>
        </w:rPr>
        <w:t xml:space="preserve"> input </w:t>
      </w:r>
      <w:r w:rsidR="00421FD7">
        <w:rPr>
          <w:rFonts w:ascii="Verdana" w:hAnsi="Verdana"/>
        </w:rPr>
        <w:t>for the prediction model.</w:t>
      </w:r>
    </w:p>
    <w:p w14:paraId="4FED6945" w14:textId="7B247776" w:rsidR="00A24138" w:rsidRDefault="00A24138" w:rsidP="00A24138">
      <w:pPr>
        <w:pStyle w:val="Heading1"/>
      </w:pPr>
      <w:bookmarkStart w:id="74" w:name="_Toc514018969"/>
      <w:r>
        <w:t>Research ethics</w:t>
      </w:r>
      <w:bookmarkEnd w:id="74"/>
    </w:p>
    <w:p w14:paraId="506864BC" w14:textId="4D6CB1E1" w:rsidR="00A24138" w:rsidRDefault="00A24138" w:rsidP="00AB218F">
      <w:pPr>
        <w:rPr>
          <w:rFonts w:ascii="Verdana" w:hAnsi="Verdana"/>
        </w:rPr>
      </w:pPr>
      <w:r w:rsidRPr="00A24138">
        <w:rPr>
          <w:rFonts w:ascii="Verdana" w:hAnsi="Verdana"/>
        </w:rPr>
        <w:t xml:space="preserve">There </w:t>
      </w:r>
      <w:r w:rsidR="00AB218F">
        <w:rPr>
          <w:rFonts w:ascii="Verdana" w:hAnsi="Verdana"/>
        </w:rPr>
        <w:t>will be no private or personal information collected, stored or used for this research purpose. All sample recordings collected will be self-rendered or sourced from YouTube or those which are available in the public domain and free for use. All data sources will be clearly disclosed in the dissertation thesis. However, inadvertently, if any data collected is recognised to have confidential information, this will be excluded from the dataset.</w:t>
      </w:r>
    </w:p>
    <w:p w14:paraId="5DF0E744" w14:textId="7DE5166F" w:rsidR="008279E0" w:rsidRDefault="008279E0" w:rsidP="00AB218F">
      <w:pPr>
        <w:rPr>
          <w:rFonts w:ascii="Verdana" w:hAnsi="Verdana"/>
        </w:rPr>
      </w:pPr>
    </w:p>
    <w:p w14:paraId="589A8E65" w14:textId="77777777" w:rsidR="008279E0" w:rsidRDefault="008279E0" w:rsidP="00AB218F">
      <w:pPr>
        <w:rPr>
          <w:rFonts w:ascii="Verdana" w:hAnsi="Verdana"/>
        </w:rPr>
      </w:pPr>
    </w:p>
    <w:p w14:paraId="240CACF0" w14:textId="534C5503" w:rsidR="008B0A71" w:rsidRDefault="008B0A71" w:rsidP="00FB1336">
      <w:pPr>
        <w:pStyle w:val="Heading1"/>
      </w:pPr>
      <w:bookmarkStart w:id="75" w:name="_Toc514018970"/>
      <w:r>
        <w:lastRenderedPageBreak/>
        <w:t>Activity Schedule</w:t>
      </w:r>
      <w:bookmarkEnd w:id="75"/>
    </w:p>
    <w:p w14:paraId="326647EE" w14:textId="77777777" w:rsidR="00B84A76" w:rsidRPr="00B84A76" w:rsidRDefault="00B84A76" w:rsidP="00B84A76"/>
    <w:p w14:paraId="52DC939F" w14:textId="3E98A6EE" w:rsidR="0066425D" w:rsidRPr="00C30B3E" w:rsidRDefault="00886704" w:rsidP="00C30B3E">
      <w:pPr>
        <w:jc w:val="both"/>
        <w:rPr>
          <w:rFonts w:ascii="Verdana" w:hAnsi="Verdana"/>
        </w:rPr>
      </w:pPr>
      <w:r>
        <w:rPr>
          <w:noProof/>
        </w:rPr>
        <w:drawing>
          <wp:inline distT="0" distB="0" distL="0" distR="0" wp14:anchorId="0148D766" wp14:editId="65F5FBDD">
            <wp:extent cx="5731510" cy="4144010"/>
            <wp:effectExtent l="0" t="0" r="254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44010"/>
                    </a:xfrm>
                    <a:prstGeom prst="rect">
                      <a:avLst/>
                    </a:prstGeom>
                  </pic:spPr>
                </pic:pic>
              </a:graphicData>
            </a:graphic>
          </wp:inline>
        </w:drawing>
      </w:r>
    </w:p>
    <w:bookmarkStart w:id="76" w:name="_Toc514018971" w:displacedByCustomXml="next"/>
    <w:sdt>
      <w:sdtPr>
        <w:rPr>
          <w:rFonts w:asciiTheme="minorHAnsi" w:eastAsiaTheme="minorHAnsi" w:hAnsiTheme="minorHAnsi" w:cstheme="minorBidi"/>
          <w:color w:val="auto"/>
          <w:sz w:val="22"/>
          <w:szCs w:val="22"/>
        </w:rPr>
        <w:id w:val="-1135399955"/>
        <w:docPartObj>
          <w:docPartGallery w:val="Bibliographies"/>
          <w:docPartUnique/>
        </w:docPartObj>
      </w:sdtPr>
      <w:sdtContent>
        <w:p w14:paraId="48469765" w14:textId="5B260F6A" w:rsidR="00FE2172" w:rsidRDefault="00FE2172">
          <w:pPr>
            <w:pStyle w:val="Heading1"/>
          </w:pPr>
          <w:r>
            <w:t>References</w:t>
          </w:r>
          <w:bookmarkEnd w:id="76"/>
        </w:p>
        <w:sdt>
          <w:sdtPr>
            <w:id w:val="-573587230"/>
            <w:bibliography/>
          </w:sdtPr>
          <w:sdtContent>
            <w:p w14:paraId="1EDEB3C6" w14:textId="77777777" w:rsidR="004112CD" w:rsidRDefault="00FE2172" w:rsidP="004112CD">
              <w:pPr>
                <w:pStyle w:val="Bibliography"/>
                <w:ind w:left="720" w:hanging="720"/>
                <w:rPr>
                  <w:noProof/>
                  <w:sz w:val="24"/>
                  <w:szCs w:val="24"/>
                </w:rPr>
              </w:pPr>
              <w:r>
                <w:fldChar w:fldCharType="begin"/>
              </w:r>
              <w:r>
                <w:instrText xml:space="preserve"> BIBLIOGRAPHY </w:instrText>
              </w:r>
              <w:r>
                <w:fldChar w:fldCharType="separate"/>
              </w:r>
              <w:r w:rsidR="004112CD">
                <w:rPr>
                  <w:noProof/>
                </w:rPr>
                <w:t xml:space="preserve">123apps LLC. (2018). </w:t>
              </w:r>
              <w:r w:rsidR="004112CD">
                <w:rPr>
                  <w:i/>
                  <w:iCs/>
                  <w:noProof/>
                </w:rPr>
                <w:t>https://online-voice-recorder.com/</w:t>
              </w:r>
              <w:r w:rsidR="004112CD">
                <w:rPr>
                  <w:noProof/>
                </w:rPr>
                <w:t>. Retrieved from https://online-voice-recorder.com/: https://online-voice-recorder.com/</w:t>
              </w:r>
            </w:p>
            <w:p w14:paraId="60A3813A" w14:textId="77777777" w:rsidR="004112CD" w:rsidRDefault="004112CD" w:rsidP="004112CD">
              <w:pPr>
                <w:pStyle w:val="Bibliography"/>
                <w:ind w:left="720" w:hanging="720"/>
                <w:rPr>
                  <w:noProof/>
                </w:rPr>
              </w:pPr>
              <w:r>
                <w:rPr>
                  <w:noProof/>
                </w:rPr>
                <w:t xml:space="preserve">Burk, P., Polansky, L., Repetto, D., Roberts, M., &amp; Rockmore, D. (2018, March 11). </w:t>
              </w:r>
              <w:r>
                <w:rPr>
                  <w:i/>
                  <w:iCs/>
                  <w:noProof/>
                </w:rPr>
                <w:t>Music And Computers</w:t>
              </w:r>
              <w:r>
                <w:rPr>
                  <w:noProof/>
                </w:rPr>
                <w:t>. Retrieved from http://sites.music.columbia.edu/: http://sites.music.columbia.edu/cmc/MusicAndComputers/</w:t>
              </w:r>
            </w:p>
            <w:p w14:paraId="7BA18727" w14:textId="77777777" w:rsidR="004112CD" w:rsidRDefault="004112CD" w:rsidP="004112CD">
              <w:pPr>
                <w:pStyle w:val="Bibliography"/>
                <w:ind w:left="720" w:hanging="720"/>
                <w:rPr>
                  <w:noProof/>
                </w:rPr>
              </w:pPr>
              <w:r>
                <w:rPr>
                  <w:noProof/>
                </w:rPr>
                <w:t xml:space="preserve">BYJUS. (2018, Mar 14). </w:t>
              </w:r>
              <w:r>
                <w:rPr>
                  <w:i/>
                  <w:iCs/>
                  <w:noProof/>
                </w:rPr>
                <w:t>Sound Waves - Loudness | Types of Pitch | Difference</w:t>
              </w:r>
              <w:r>
                <w:rPr>
                  <w:noProof/>
                </w:rPr>
                <w:t>. Retrieved from https://byjus.com/: https://byjus.com/physics/loudness-of-sound/</w:t>
              </w:r>
            </w:p>
            <w:p w14:paraId="7ECAD162" w14:textId="77777777" w:rsidR="004112CD" w:rsidRDefault="004112CD" w:rsidP="004112CD">
              <w:pPr>
                <w:pStyle w:val="Bibliography"/>
                <w:ind w:left="720" w:hanging="720"/>
                <w:rPr>
                  <w:noProof/>
                </w:rPr>
              </w:pPr>
              <w:r>
                <w:rPr>
                  <w:noProof/>
                </w:rPr>
                <w:t xml:space="preserve">Hein, E. (2014, November 30). </w:t>
              </w:r>
              <w:r>
                <w:rPr>
                  <w:i/>
                  <w:iCs/>
                  <w:noProof/>
                </w:rPr>
                <w:t>Visualizing rhythm</w:t>
              </w:r>
              <w:r>
                <w:rPr>
                  <w:noProof/>
                </w:rPr>
                <w:t>. Retrieved from The Ethan Hein Blog: http://www.ethanhein.com/wp/my-nyu-masters-thesis/visualizing-rhythm/</w:t>
              </w:r>
            </w:p>
            <w:p w14:paraId="45CFA44C" w14:textId="77777777" w:rsidR="004112CD" w:rsidRDefault="004112CD" w:rsidP="004112CD">
              <w:pPr>
                <w:pStyle w:val="Bibliography"/>
                <w:ind w:left="720" w:hanging="720"/>
                <w:rPr>
                  <w:noProof/>
                </w:rPr>
              </w:pPr>
              <w:r>
                <w:rPr>
                  <w:noProof/>
                </w:rPr>
                <w:t xml:space="preserve">Horwood, K. W. (2013). </w:t>
              </w:r>
              <w:r>
                <w:rPr>
                  <w:i/>
                  <w:iCs/>
                  <w:noProof/>
                </w:rPr>
                <w:t>Musical Keyboard - JS Dynamic Audio Synth</w:t>
              </w:r>
              <w:r>
                <w:rPr>
                  <w:noProof/>
                </w:rPr>
                <w:t>. Retrieved from http://www.keithwhor.com/: http://www.keithwhor.com/music/</w:t>
              </w:r>
            </w:p>
            <w:p w14:paraId="49DECFA6" w14:textId="77777777" w:rsidR="004112CD" w:rsidRDefault="004112CD" w:rsidP="004112CD">
              <w:pPr>
                <w:pStyle w:val="Bibliography"/>
                <w:ind w:left="720" w:hanging="720"/>
                <w:rPr>
                  <w:noProof/>
                </w:rPr>
              </w:pPr>
              <w:r>
                <w:rPr>
                  <w:noProof/>
                </w:rPr>
                <w:t xml:space="preserve">Jain, N., Mangal, P., &amp; Mehta, D. (2014). AngularJS: A Modern MVC Framework in JavaScript. </w:t>
              </w:r>
              <w:r>
                <w:rPr>
                  <w:i/>
                  <w:iCs/>
                  <w:noProof/>
                </w:rPr>
                <w:t>Journal of Global Research in Computer Science, Volume 5</w:t>
              </w:r>
              <w:r>
                <w:rPr>
                  <w:noProof/>
                </w:rPr>
                <w:t>, 13.</w:t>
              </w:r>
            </w:p>
            <w:p w14:paraId="03D0FD8F" w14:textId="77777777" w:rsidR="004112CD" w:rsidRDefault="004112CD" w:rsidP="004112CD">
              <w:pPr>
                <w:pStyle w:val="Bibliography"/>
                <w:ind w:left="720" w:hanging="720"/>
                <w:rPr>
                  <w:noProof/>
                </w:rPr>
              </w:pPr>
              <w:r>
                <w:rPr>
                  <w:noProof/>
                </w:rPr>
                <w:lastRenderedPageBreak/>
                <w:t xml:space="preserve">Jovanovic, J. (2018, 05 12). </w:t>
              </w:r>
              <w:r>
                <w:rPr>
                  <w:i/>
                  <w:iCs/>
                  <w:noProof/>
                </w:rPr>
                <w:t>shazam-it-music-processing-fingerprinting-and-recognition.</w:t>
              </w:r>
              <w:r>
                <w:rPr>
                  <w:noProof/>
                </w:rPr>
                <w:t xml:space="preserve"> Retrieved from https://www.toptal.com/: https://www.toptal.com/algorithms/shazam-it-music-processing-fingerprinting-and-recognition</w:t>
              </w:r>
            </w:p>
            <w:p w14:paraId="039BF9CB" w14:textId="77777777" w:rsidR="004112CD" w:rsidRDefault="004112CD" w:rsidP="004112CD">
              <w:pPr>
                <w:pStyle w:val="Bibliography"/>
                <w:ind w:left="720" w:hanging="720"/>
                <w:rPr>
                  <w:noProof/>
                </w:rPr>
              </w:pPr>
              <w:r>
                <w:rPr>
                  <w:noProof/>
                </w:rPr>
                <w:t xml:space="preserve">Kurama, V. (2018, March 14). </w:t>
              </w:r>
              <w:r>
                <w:rPr>
                  <w:i/>
                  <w:iCs/>
                  <w:noProof/>
                </w:rPr>
                <w:t>Deep Learning with Python</w:t>
              </w:r>
              <w:r>
                <w:rPr>
                  <w:noProof/>
                </w:rPr>
                <w:t>. Retrieved from Towards Data Science: https://towardsdatascience.com/deep-learning-with-python-703e26853820</w:t>
              </w:r>
            </w:p>
            <w:p w14:paraId="11CAA5FC" w14:textId="77777777" w:rsidR="004112CD" w:rsidRDefault="004112CD" w:rsidP="004112CD">
              <w:pPr>
                <w:pStyle w:val="Bibliography"/>
                <w:ind w:left="720" w:hanging="720"/>
                <w:rPr>
                  <w:noProof/>
                </w:rPr>
              </w:pPr>
              <w:r>
                <w:rPr>
                  <w:noProof/>
                </w:rPr>
                <w:t xml:space="preserve">Malone, D. (2017, January 29). </w:t>
              </w:r>
              <w:r>
                <w:rPr>
                  <w:i/>
                  <w:iCs/>
                  <w:noProof/>
                </w:rPr>
                <w:t>Piano Play: Angular 2 piano notation app</w:t>
              </w:r>
              <w:r>
                <w:rPr>
                  <w:noProof/>
                </w:rPr>
                <w:t>. Retrieved from dean Malone: http://deanmalone.net/post/piano-play/</w:t>
              </w:r>
            </w:p>
            <w:p w14:paraId="264E61BB" w14:textId="77777777" w:rsidR="004112CD" w:rsidRDefault="004112CD" w:rsidP="004112CD">
              <w:pPr>
                <w:pStyle w:val="Bibliography"/>
                <w:ind w:left="720" w:hanging="720"/>
                <w:rPr>
                  <w:noProof/>
                </w:rPr>
              </w:pPr>
              <w:r>
                <w:rPr>
                  <w:noProof/>
                </w:rPr>
                <w:t xml:space="preserve">Mammen, S., Krishnamurthi, I., Varma, A. J., &amp; Sujatha, G. (2016, February 16). </w:t>
              </w:r>
              <w:r>
                <w:rPr>
                  <w:i/>
                  <w:iCs/>
                  <w:noProof/>
                </w:rPr>
                <w:t>EURASIP Journal on Audio, Speech, and Music Processing</w:t>
              </w:r>
              <w:r>
                <w:rPr>
                  <w:noProof/>
                </w:rPr>
                <w:t>. Retrieved from Springer Open: https://asmp-eurasipjournals.springeropen.com/articles/10.1186/s13636-016-0083-z</w:t>
              </w:r>
            </w:p>
            <w:p w14:paraId="28080AB7" w14:textId="77777777" w:rsidR="004112CD" w:rsidRDefault="004112CD" w:rsidP="004112CD">
              <w:pPr>
                <w:pStyle w:val="Bibliography"/>
                <w:ind w:left="720" w:hanging="720"/>
                <w:rPr>
                  <w:noProof/>
                </w:rPr>
              </w:pPr>
              <w:r>
                <w:rPr>
                  <w:noProof/>
                </w:rPr>
                <w:t xml:space="preserve">Prasoon, P., &amp; Chakraborty, S. (2014). </w:t>
              </w:r>
              <w:r>
                <w:rPr>
                  <w:i/>
                  <w:iCs/>
                  <w:noProof/>
                </w:rPr>
                <w:t>Raga Analysis Using Artificial Neural Network.</w:t>
              </w:r>
              <w:r>
                <w:rPr>
                  <w:noProof/>
                </w:rPr>
                <w:t xml:space="preserve"> Lambert Academic Publishing.</w:t>
              </w:r>
            </w:p>
            <w:p w14:paraId="578FE8C5" w14:textId="77777777" w:rsidR="004112CD" w:rsidRDefault="004112CD" w:rsidP="004112CD">
              <w:pPr>
                <w:pStyle w:val="Bibliography"/>
                <w:ind w:left="720" w:hanging="720"/>
                <w:rPr>
                  <w:noProof/>
                </w:rPr>
              </w:pPr>
              <w:r>
                <w:rPr>
                  <w:noProof/>
                </w:rPr>
                <w:t xml:space="preserve">S. Samsekai Manjabhat, S. G. (2017). </w:t>
              </w:r>
              <w:r>
                <w:rPr>
                  <w:i/>
                  <w:iCs/>
                  <w:noProof/>
                </w:rPr>
                <w:t>Raga and Tonic Identification in Carnatic Music</w:t>
              </w:r>
              <w:r>
                <w:rPr>
                  <w:noProof/>
                </w:rPr>
                <w:t>. Retrieved from Journal of New Music Research: https://www.tandfonline.com/doi/full/10.1080/09298215.2017.1330351?src=recsys</w:t>
              </w:r>
            </w:p>
            <w:p w14:paraId="46E1A2AF" w14:textId="77777777" w:rsidR="004112CD" w:rsidRDefault="004112CD" w:rsidP="004112CD">
              <w:pPr>
                <w:pStyle w:val="Bibliography"/>
                <w:ind w:left="720" w:hanging="720"/>
                <w:rPr>
                  <w:noProof/>
                </w:rPr>
              </w:pPr>
              <w:r>
                <w:rPr>
                  <w:noProof/>
                </w:rPr>
                <w:t xml:space="preserve">Santhanam, K. (2000, October 15). </w:t>
              </w:r>
              <w:r>
                <w:rPr>
                  <w:i/>
                  <w:iCs/>
                  <w:noProof/>
                </w:rPr>
                <w:t>Carnatic - Raga List</w:t>
              </w:r>
              <w:r>
                <w:rPr>
                  <w:noProof/>
                </w:rPr>
                <w:t>. Retrieved from http://www.carnatic.com/: http://www.carnatic.com/carnatic/ragalist.htm</w:t>
              </w:r>
            </w:p>
            <w:p w14:paraId="592AFA99" w14:textId="77777777" w:rsidR="004112CD" w:rsidRDefault="004112CD" w:rsidP="004112CD">
              <w:pPr>
                <w:pStyle w:val="Bibliography"/>
                <w:ind w:left="720" w:hanging="720"/>
                <w:rPr>
                  <w:noProof/>
                </w:rPr>
              </w:pPr>
              <w:r>
                <w:rPr>
                  <w:noProof/>
                </w:rPr>
                <w:t xml:space="preserve">SHAIKH, F. (2017, August 24). </w:t>
              </w:r>
              <w:r>
                <w:rPr>
                  <w:i/>
                  <w:iCs/>
                  <w:noProof/>
                </w:rPr>
                <w:t>Getting Started with Audio Data Analysis using Deep Learning (with case study)</w:t>
              </w:r>
              <w:r>
                <w:rPr>
                  <w:noProof/>
                </w:rPr>
                <w:t>. Retrieved from https://www.analyticsvidhya.com/: https://www.analyticsvidhya.com/blog/2017/08/audio-voice-processing-deep-learning/</w:t>
              </w:r>
            </w:p>
            <w:p w14:paraId="60DCB66B" w14:textId="77777777" w:rsidR="004112CD" w:rsidRDefault="004112CD" w:rsidP="004112CD">
              <w:pPr>
                <w:pStyle w:val="Bibliography"/>
                <w:ind w:left="720" w:hanging="720"/>
                <w:rPr>
                  <w:noProof/>
                </w:rPr>
              </w:pPr>
              <w:r>
                <w:rPr>
                  <w:noProof/>
                </w:rPr>
                <w:t xml:space="preserve">sk89q. (2018, March 14). </w:t>
              </w:r>
              <w:r>
                <w:rPr>
                  <w:i/>
                  <w:iCs/>
                  <w:noProof/>
                </w:rPr>
                <w:t>Dynamic .WAV Generation in JavaScript</w:t>
              </w:r>
              <w:r>
                <w:rPr>
                  <w:noProof/>
                </w:rPr>
                <w:t>. Retrieved from https://www.sk89q.com/: https://www.sk89q.com/playground/jswav/</w:t>
              </w:r>
            </w:p>
            <w:p w14:paraId="0E4F03DC" w14:textId="77777777" w:rsidR="004112CD" w:rsidRDefault="004112CD" w:rsidP="004112CD">
              <w:pPr>
                <w:pStyle w:val="Bibliography"/>
                <w:ind w:left="720" w:hanging="720"/>
                <w:rPr>
                  <w:noProof/>
                </w:rPr>
              </w:pPr>
              <w:r>
                <w:rPr>
                  <w:noProof/>
                </w:rPr>
                <w:t xml:space="preserve">Turing, A. M. (1950). </w:t>
              </w:r>
              <w:r>
                <w:rPr>
                  <w:i/>
                  <w:iCs/>
                  <w:noProof/>
                </w:rPr>
                <w:t>Turing.pdf.</w:t>
              </w:r>
              <w:r>
                <w:rPr>
                  <w:noProof/>
                </w:rPr>
                <w:t xml:space="preserve"> Retrieved from https://www.csee.umbc.edu/: https://www.csee.umbc.edu/courses/471/papers/turing.pdf</w:t>
              </w:r>
            </w:p>
            <w:p w14:paraId="0853D25C" w14:textId="77777777" w:rsidR="004112CD" w:rsidRDefault="004112CD" w:rsidP="004112CD">
              <w:pPr>
                <w:pStyle w:val="Bibliography"/>
                <w:ind w:left="720" w:hanging="720"/>
                <w:rPr>
                  <w:noProof/>
                </w:rPr>
              </w:pPr>
              <w:r>
                <w:rPr>
                  <w:noProof/>
                </w:rPr>
                <w:t xml:space="preserve">Wang, A. L.-C. (2006, Jan 19). </w:t>
              </w:r>
              <w:r>
                <w:rPr>
                  <w:i/>
                  <w:iCs/>
                  <w:noProof/>
                </w:rPr>
                <w:t>An Industrial-Strength Audio Search Algorithm .</w:t>
              </w:r>
              <w:r>
                <w:rPr>
                  <w:noProof/>
                </w:rPr>
                <w:t xml:space="preserve"> Retrieved from http://www.ee.columbia.edu: http://www.ee.columbia.edu/~dpwe/papers/Wang03-shazam.pdf</w:t>
              </w:r>
            </w:p>
            <w:p w14:paraId="12B9D92F" w14:textId="77777777" w:rsidR="004112CD" w:rsidRDefault="004112CD" w:rsidP="004112CD">
              <w:pPr>
                <w:pStyle w:val="Bibliography"/>
                <w:ind w:left="720" w:hanging="720"/>
                <w:rPr>
                  <w:noProof/>
                </w:rPr>
              </w:pPr>
              <w:r>
                <w:rPr>
                  <w:noProof/>
                </w:rPr>
                <w:t xml:space="preserve">Winograd, T. (1971, 02). </w:t>
              </w:r>
              <w:r>
                <w:rPr>
                  <w:i/>
                  <w:iCs/>
                  <w:noProof/>
                </w:rPr>
                <w:t>SHRDLU.</w:t>
              </w:r>
              <w:r>
                <w:rPr>
                  <w:noProof/>
                </w:rPr>
                <w:t xml:space="preserve"> Retrieved from https://hci.stanford.edu/: https://hci.stanford.edu/winograd/shrdlu/</w:t>
              </w:r>
            </w:p>
            <w:p w14:paraId="572AD61B" w14:textId="71F2A630" w:rsidR="00FE2172" w:rsidRDefault="00FE2172" w:rsidP="004112CD">
              <w:r>
                <w:rPr>
                  <w:b/>
                  <w:bCs/>
                  <w:noProof/>
                </w:rPr>
                <w:fldChar w:fldCharType="end"/>
              </w:r>
            </w:p>
          </w:sdtContent>
        </w:sdt>
      </w:sdtContent>
    </w:sdt>
    <w:p w14:paraId="04DE86E9" w14:textId="194BE9C3" w:rsidR="00132ADE" w:rsidRDefault="00132ADE" w:rsidP="00FE2172">
      <w:pPr>
        <w:rPr>
          <w:b/>
          <w:bCs/>
          <w:noProof/>
        </w:rPr>
      </w:pPr>
    </w:p>
    <w:sectPr w:rsidR="00132ADE">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B409E" w14:textId="77777777" w:rsidR="00416FDF" w:rsidRDefault="00416FDF" w:rsidP="001F7A72">
      <w:pPr>
        <w:spacing w:after="0" w:line="240" w:lineRule="auto"/>
      </w:pPr>
      <w:r>
        <w:separator/>
      </w:r>
    </w:p>
  </w:endnote>
  <w:endnote w:type="continuationSeparator" w:id="0">
    <w:p w14:paraId="03D93786" w14:textId="77777777" w:rsidR="00416FDF" w:rsidRDefault="00416FDF" w:rsidP="001F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0000000000000000000"/>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1CB10" w14:textId="740DC8AB" w:rsidR="008D63D9" w:rsidRDefault="008D63D9">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430B2" w14:textId="77777777" w:rsidR="00416FDF" w:rsidRDefault="00416FDF" w:rsidP="001F7A72">
      <w:pPr>
        <w:spacing w:after="0" w:line="240" w:lineRule="auto"/>
      </w:pPr>
      <w:r>
        <w:separator/>
      </w:r>
    </w:p>
  </w:footnote>
  <w:footnote w:type="continuationSeparator" w:id="0">
    <w:p w14:paraId="6D230E40" w14:textId="77777777" w:rsidR="00416FDF" w:rsidRDefault="00416FDF" w:rsidP="001F7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075B"/>
    <w:multiLevelType w:val="hybridMultilevel"/>
    <w:tmpl w:val="D320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41DF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5029F"/>
    <w:multiLevelType w:val="hybridMultilevel"/>
    <w:tmpl w:val="9C40EC7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516F3A"/>
    <w:multiLevelType w:val="hybridMultilevel"/>
    <w:tmpl w:val="687E34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AB6EEF"/>
    <w:multiLevelType w:val="hybridMultilevel"/>
    <w:tmpl w:val="3AD42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8D40F1"/>
    <w:multiLevelType w:val="hybridMultilevel"/>
    <w:tmpl w:val="14C4E628"/>
    <w:lvl w:ilvl="0" w:tplc="D22A39C8">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BB6A2F"/>
    <w:multiLevelType w:val="hybridMultilevel"/>
    <w:tmpl w:val="CD221BF0"/>
    <w:lvl w:ilvl="0" w:tplc="F40CF4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6D17C9"/>
    <w:multiLevelType w:val="hybridMultilevel"/>
    <w:tmpl w:val="98B4DCEE"/>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614637"/>
    <w:multiLevelType w:val="hybridMultilevel"/>
    <w:tmpl w:val="5BFAF38E"/>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19466C"/>
    <w:multiLevelType w:val="hybridMultilevel"/>
    <w:tmpl w:val="85D6C998"/>
    <w:lvl w:ilvl="0" w:tplc="DFC897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CF1F75"/>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7307558"/>
    <w:multiLevelType w:val="hybridMultilevel"/>
    <w:tmpl w:val="CE449E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A36757"/>
    <w:multiLevelType w:val="hybridMultilevel"/>
    <w:tmpl w:val="9462E666"/>
    <w:lvl w:ilvl="0" w:tplc="00A643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A848F1"/>
    <w:multiLevelType w:val="hybridMultilevel"/>
    <w:tmpl w:val="F6AE1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77418E"/>
    <w:multiLevelType w:val="multilevel"/>
    <w:tmpl w:val="F54631F4"/>
    <w:lvl w:ilvl="0">
      <w:start w:val="1"/>
      <w:numFmt w:val="decimal"/>
      <w:pStyle w:val="Heading1"/>
      <w:lvlText w:val="%1"/>
      <w:lvlJc w:val="left"/>
      <w:pPr>
        <w:ind w:left="432" w:hanging="432"/>
      </w:pPr>
    </w:lvl>
    <w:lvl w:ilvl="1">
      <w:start w:val="1"/>
      <w:numFmt w:val="decimal"/>
      <w:pStyle w:val="Heading2"/>
      <w:lvlText w:val="%1.%2"/>
      <w:lvlJc w:val="left"/>
      <w:pPr>
        <w:ind w:left="3270"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A46D66"/>
    <w:multiLevelType w:val="hybridMultilevel"/>
    <w:tmpl w:val="92926C2C"/>
    <w:lvl w:ilvl="0" w:tplc="EFEE3D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36A0ADF"/>
    <w:multiLevelType w:val="hybridMultilevel"/>
    <w:tmpl w:val="0DA27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650F63"/>
    <w:multiLevelType w:val="multilevel"/>
    <w:tmpl w:val="392239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76090A"/>
    <w:multiLevelType w:val="hybridMultilevel"/>
    <w:tmpl w:val="9462E666"/>
    <w:lvl w:ilvl="0" w:tplc="00A643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CF518B"/>
    <w:multiLevelType w:val="hybridMultilevel"/>
    <w:tmpl w:val="56A6B70A"/>
    <w:lvl w:ilvl="0" w:tplc="A14C59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B7300E"/>
    <w:multiLevelType w:val="hybridMultilevel"/>
    <w:tmpl w:val="6E620F54"/>
    <w:lvl w:ilvl="0" w:tplc="301290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5C6F79"/>
    <w:multiLevelType w:val="hybridMultilevel"/>
    <w:tmpl w:val="E4DC612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C46541"/>
    <w:multiLevelType w:val="hybridMultilevel"/>
    <w:tmpl w:val="8D521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49260A"/>
    <w:multiLevelType w:val="hybridMultilevel"/>
    <w:tmpl w:val="7E286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567770"/>
    <w:multiLevelType w:val="hybridMultilevel"/>
    <w:tmpl w:val="51164C8A"/>
    <w:lvl w:ilvl="0" w:tplc="873442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4D5B8D"/>
    <w:multiLevelType w:val="hybridMultilevel"/>
    <w:tmpl w:val="E46CA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350D33"/>
    <w:multiLevelType w:val="hybridMultilevel"/>
    <w:tmpl w:val="233AE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0F2AAE"/>
    <w:multiLevelType w:val="hybridMultilevel"/>
    <w:tmpl w:val="49DAB008"/>
    <w:lvl w:ilvl="0" w:tplc="3E6874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2210D"/>
    <w:multiLevelType w:val="multilevel"/>
    <w:tmpl w:val="C9C075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0"/>
  </w:num>
  <w:num w:numId="3">
    <w:abstractNumId w:val="1"/>
  </w:num>
  <w:num w:numId="4">
    <w:abstractNumId w:val="17"/>
  </w:num>
  <w:num w:numId="5">
    <w:abstractNumId w:val="3"/>
  </w:num>
  <w:num w:numId="6">
    <w:abstractNumId w:val="17"/>
  </w:num>
  <w:num w:numId="7">
    <w:abstractNumId w:val="17"/>
  </w:num>
  <w:num w:numId="8">
    <w:abstractNumId w:val="17"/>
  </w:num>
  <w:num w:numId="9">
    <w:abstractNumId w:val="19"/>
  </w:num>
  <w:num w:numId="10">
    <w:abstractNumId w:val="23"/>
  </w:num>
  <w:num w:numId="11">
    <w:abstractNumId w:val="17"/>
  </w:num>
  <w:num w:numId="12">
    <w:abstractNumId w:val="17"/>
  </w:num>
  <w:num w:numId="13">
    <w:abstractNumId w:val="28"/>
  </w:num>
  <w:num w:numId="14">
    <w:abstractNumId w:val="28"/>
  </w:num>
  <w:num w:numId="15">
    <w:abstractNumId w:val="14"/>
  </w:num>
  <w:num w:numId="16">
    <w:abstractNumId w:val="5"/>
  </w:num>
  <w:num w:numId="17">
    <w:abstractNumId w:val="27"/>
  </w:num>
  <w:num w:numId="18">
    <w:abstractNumId w:val="11"/>
  </w:num>
  <w:num w:numId="19">
    <w:abstractNumId w:val="12"/>
  </w:num>
  <w:num w:numId="20">
    <w:abstractNumId w:val="18"/>
  </w:num>
  <w:num w:numId="21">
    <w:abstractNumId w:val="22"/>
  </w:num>
  <w:num w:numId="22">
    <w:abstractNumId w:val="25"/>
  </w:num>
  <w:num w:numId="23">
    <w:abstractNumId w:val="2"/>
  </w:num>
  <w:num w:numId="24">
    <w:abstractNumId w:val="15"/>
  </w:num>
  <w:num w:numId="25">
    <w:abstractNumId w:val="21"/>
  </w:num>
  <w:num w:numId="26">
    <w:abstractNumId w:val="16"/>
  </w:num>
  <w:num w:numId="27">
    <w:abstractNumId w:val="24"/>
  </w:num>
  <w:num w:numId="28">
    <w:abstractNumId w:val="20"/>
  </w:num>
  <w:num w:numId="29">
    <w:abstractNumId w:val="7"/>
  </w:num>
  <w:num w:numId="30">
    <w:abstractNumId w:val="8"/>
  </w:num>
  <w:num w:numId="31">
    <w:abstractNumId w:val="6"/>
  </w:num>
  <w:num w:numId="32">
    <w:abstractNumId w:val="13"/>
  </w:num>
  <w:num w:numId="33">
    <w:abstractNumId w:val="0"/>
  </w:num>
  <w:num w:numId="34">
    <w:abstractNumId w:val="26"/>
  </w:num>
  <w:num w:numId="3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ripriya">
    <w15:presenceInfo w15:providerId="None" w15:userId="sripri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1D"/>
    <w:rsid w:val="00003F41"/>
    <w:rsid w:val="0000484F"/>
    <w:rsid w:val="00004869"/>
    <w:rsid w:val="000067B4"/>
    <w:rsid w:val="00006BF5"/>
    <w:rsid w:val="00007BCD"/>
    <w:rsid w:val="0001087D"/>
    <w:rsid w:val="00011F34"/>
    <w:rsid w:val="00016952"/>
    <w:rsid w:val="00016C70"/>
    <w:rsid w:val="00016C8A"/>
    <w:rsid w:val="00023A1D"/>
    <w:rsid w:val="00026B18"/>
    <w:rsid w:val="00034D6C"/>
    <w:rsid w:val="00045742"/>
    <w:rsid w:val="0004787C"/>
    <w:rsid w:val="00047A39"/>
    <w:rsid w:val="00066C09"/>
    <w:rsid w:val="000673AD"/>
    <w:rsid w:val="00074B13"/>
    <w:rsid w:val="000759BB"/>
    <w:rsid w:val="00081629"/>
    <w:rsid w:val="00087E5C"/>
    <w:rsid w:val="00092BB0"/>
    <w:rsid w:val="000930B2"/>
    <w:rsid w:val="0009355A"/>
    <w:rsid w:val="000A7AF0"/>
    <w:rsid w:val="000B41AE"/>
    <w:rsid w:val="000B4284"/>
    <w:rsid w:val="000B4575"/>
    <w:rsid w:val="000B4B8F"/>
    <w:rsid w:val="000B52B6"/>
    <w:rsid w:val="000B7516"/>
    <w:rsid w:val="000B78D3"/>
    <w:rsid w:val="000B7C87"/>
    <w:rsid w:val="000C26A4"/>
    <w:rsid w:val="000C3C1F"/>
    <w:rsid w:val="000D63EF"/>
    <w:rsid w:val="000E1A37"/>
    <w:rsid w:val="000E1F0F"/>
    <w:rsid w:val="000E5520"/>
    <w:rsid w:val="000E5B68"/>
    <w:rsid w:val="000F1F73"/>
    <w:rsid w:val="000F431B"/>
    <w:rsid w:val="001007FC"/>
    <w:rsid w:val="001102B7"/>
    <w:rsid w:val="001144B2"/>
    <w:rsid w:val="001176C8"/>
    <w:rsid w:val="00126ED4"/>
    <w:rsid w:val="00130A8F"/>
    <w:rsid w:val="00132ADE"/>
    <w:rsid w:val="00134E18"/>
    <w:rsid w:val="00136EC1"/>
    <w:rsid w:val="0014257A"/>
    <w:rsid w:val="00143E2A"/>
    <w:rsid w:val="00150038"/>
    <w:rsid w:val="00151746"/>
    <w:rsid w:val="001550A3"/>
    <w:rsid w:val="001602CB"/>
    <w:rsid w:val="00170BCA"/>
    <w:rsid w:val="00172138"/>
    <w:rsid w:val="00175560"/>
    <w:rsid w:val="00180804"/>
    <w:rsid w:val="00180FB7"/>
    <w:rsid w:val="00196804"/>
    <w:rsid w:val="001A1187"/>
    <w:rsid w:val="001A5F14"/>
    <w:rsid w:val="001A6528"/>
    <w:rsid w:val="001B69F2"/>
    <w:rsid w:val="001C1C76"/>
    <w:rsid w:val="001C2C4D"/>
    <w:rsid w:val="001C446D"/>
    <w:rsid w:val="001C4E7C"/>
    <w:rsid w:val="001D5F7D"/>
    <w:rsid w:val="001D6343"/>
    <w:rsid w:val="001D7984"/>
    <w:rsid w:val="001E12C6"/>
    <w:rsid w:val="001E279C"/>
    <w:rsid w:val="001E53A6"/>
    <w:rsid w:val="001F74A0"/>
    <w:rsid w:val="001F7A72"/>
    <w:rsid w:val="00210EDE"/>
    <w:rsid w:val="00213908"/>
    <w:rsid w:val="002146E6"/>
    <w:rsid w:val="0021482C"/>
    <w:rsid w:val="0022210D"/>
    <w:rsid w:val="00231535"/>
    <w:rsid w:val="00234ACA"/>
    <w:rsid w:val="00241E42"/>
    <w:rsid w:val="00245771"/>
    <w:rsid w:val="00247C0D"/>
    <w:rsid w:val="00250C0B"/>
    <w:rsid w:val="00251F5C"/>
    <w:rsid w:val="00253510"/>
    <w:rsid w:val="00263949"/>
    <w:rsid w:val="002656D3"/>
    <w:rsid w:val="00273D7C"/>
    <w:rsid w:val="00275A6E"/>
    <w:rsid w:val="00275FDB"/>
    <w:rsid w:val="002764BD"/>
    <w:rsid w:val="00277656"/>
    <w:rsid w:val="0029389A"/>
    <w:rsid w:val="00295763"/>
    <w:rsid w:val="00296759"/>
    <w:rsid w:val="002A5A67"/>
    <w:rsid w:val="002A630C"/>
    <w:rsid w:val="002B2260"/>
    <w:rsid w:val="002C3513"/>
    <w:rsid w:val="002C5483"/>
    <w:rsid w:val="002C72FE"/>
    <w:rsid w:val="002D1052"/>
    <w:rsid w:val="002D352B"/>
    <w:rsid w:val="002E09AF"/>
    <w:rsid w:val="002E348A"/>
    <w:rsid w:val="002E5CCF"/>
    <w:rsid w:val="002E7510"/>
    <w:rsid w:val="003020C9"/>
    <w:rsid w:val="0030416B"/>
    <w:rsid w:val="00304DDE"/>
    <w:rsid w:val="00306EBB"/>
    <w:rsid w:val="00307F2A"/>
    <w:rsid w:val="00320117"/>
    <w:rsid w:val="00325988"/>
    <w:rsid w:val="00325FEF"/>
    <w:rsid w:val="00327BFA"/>
    <w:rsid w:val="003315EC"/>
    <w:rsid w:val="00333B93"/>
    <w:rsid w:val="0033607C"/>
    <w:rsid w:val="003379DA"/>
    <w:rsid w:val="00340669"/>
    <w:rsid w:val="00345024"/>
    <w:rsid w:val="003452BD"/>
    <w:rsid w:val="00345DFD"/>
    <w:rsid w:val="003546F7"/>
    <w:rsid w:val="003611F1"/>
    <w:rsid w:val="00363A77"/>
    <w:rsid w:val="00366213"/>
    <w:rsid w:val="00367E42"/>
    <w:rsid w:val="00376338"/>
    <w:rsid w:val="00386051"/>
    <w:rsid w:val="003876FF"/>
    <w:rsid w:val="00396D1A"/>
    <w:rsid w:val="00396D4C"/>
    <w:rsid w:val="003A39DF"/>
    <w:rsid w:val="003A6026"/>
    <w:rsid w:val="003A6B0E"/>
    <w:rsid w:val="003B689A"/>
    <w:rsid w:val="003C4DF6"/>
    <w:rsid w:val="003C6BAA"/>
    <w:rsid w:val="003D7F0F"/>
    <w:rsid w:val="003E0D2F"/>
    <w:rsid w:val="003E381B"/>
    <w:rsid w:val="003E474E"/>
    <w:rsid w:val="004050D5"/>
    <w:rsid w:val="004051DE"/>
    <w:rsid w:val="00410AEC"/>
    <w:rsid w:val="004112CD"/>
    <w:rsid w:val="00412CD3"/>
    <w:rsid w:val="00416FDF"/>
    <w:rsid w:val="00421A5B"/>
    <w:rsid w:val="00421E87"/>
    <w:rsid w:val="00421FD7"/>
    <w:rsid w:val="004221AC"/>
    <w:rsid w:val="0042372C"/>
    <w:rsid w:val="00424D29"/>
    <w:rsid w:val="00440352"/>
    <w:rsid w:val="00442080"/>
    <w:rsid w:val="00444ED5"/>
    <w:rsid w:val="004460A9"/>
    <w:rsid w:val="004524A8"/>
    <w:rsid w:val="004567B0"/>
    <w:rsid w:val="00457349"/>
    <w:rsid w:val="00460128"/>
    <w:rsid w:val="004656BD"/>
    <w:rsid w:val="00465B6A"/>
    <w:rsid w:val="00467392"/>
    <w:rsid w:val="00470A10"/>
    <w:rsid w:val="00480ECC"/>
    <w:rsid w:val="00484E71"/>
    <w:rsid w:val="0049468D"/>
    <w:rsid w:val="00497A36"/>
    <w:rsid w:val="004A0755"/>
    <w:rsid w:val="004A4983"/>
    <w:rsid w:val="004A7F15"/>
    <w:rsid w:val="004C017F"/>
    <w:rsid w:val="004C24E8"/>
    <w:rsid w:val="004C4C2E"/>
    <w:rsid w:val="004C73B3"/>
    <w:rsid w:val="004D02CA"/>
    <w:rsid w:val="004D1691"/>
    <w:rsid w:val="004D6CB3"/>
    <w:rsid w:val="004E7D5B"/>
    <w:rsid w:val="00500059"/>
    <w:rsid w:val="00505729"/>
    <w:rsid w:val="00506430"/>
    <w:rsid w:val="00506702"/>
    <w:rsid w:val="005103DD"/>
    <w:rsid w:val="005124CF"/>
    <w:rsid w:val="0051760C"/>
    <w:rsid w:val="00517633"/>
    <w:rsid w:val="005230E1"/>
    <w:rsid w:val="005238A8"/>
    <w:rsid w:val="00524542"/>
    <w:rsid w:val="005247B9"/>
    <w:rsid w:val="00527414"/>
    <w:rsid w:val="00527B97"/>
    <w:rsid w:val="00535B73"/>
    <w:rsid w:val="00541830"/>
    <w:rsid w:val="005421E5"/>
    <w:rsid w:val="00561697"/>
    <w:rsid w:val="00561CB8"/>
    <w:rsid w:val="005624E7"/>
    <w:rsid w:val="00567751"/>
    <w:rsid w:val="005708AF"/>
    <w:rsid w:val="00574CA5"/>
    <w:rsid w:val="005766F5"/>
    <w:rsid w:val="0057792D"/>
    <w:rsid w:val="005835EB"/>
    <w:rsid w:val="00584DD7"/>
    <w:rsid w:val="00586ECE"/>
    <w:rsid w:val="00590779"/>
    <w:rsid w:val="00593168"/>
    <w:rsid w:val="005A296A"/>
    <w:rsid w:val="005A47A7"/>
    <w:rsid w:val="005A4BDB"/>
    <w:rsid w:val="005A51FE"/>
    <w:rsid w:val="005A6C18"/>
    <w:rsid w:val="005B05A6"/>
    <w:rsid w:val="005B5247"/>
    <w:rsid w:val="005B697A"/>
    <w:rsid w:val="005C288B"/>
    <w:rsid w:val="005C55EB"/>
    <w:rsid w:val="005C72FC"/>
    <w:rsid w:val="005D45FA"/>
    <w:rsid w:val="005E11DE"/>
    <w:rsid w:val="005E2D64"/>
    <w:rsid w:val="005E4618"/>
    <w:rsid w:val="005E4799"/>
    <w:rsid w:val="005E598D"/>
    <w:rsid w:val="005E627D"/>
    <w:rsid w:val="00611E48"/>
    <w:rsid w:val="00611F68"/>
    <w:rsid w:val="006154EE"/>
    <w:rsid w:val="00622D81"/>
    <w:rsid w:val="00624116"/>
    <w:rsid w:val="006256F6"/>
    <w:rsid w:val="006270F0"/>
    <w:rsid w:val="006326FA"/>
    <w:rsid w:val="006340A0"/>
    <w:rsid w:val="006366F8"/>
    <w:rsid w:val="006404BD"/>
    <w:rsid w:val="00643B57"/>
    <w:rsid w:val="00651401"/>
    <w:rsid w:val="00651698"/>
    <w:rsid w:val="00653E5A"/>
    <w:rsid w:val="00657F32"/>
    <w:rsid w:val="00661842"/>
    <w:rsid w:val="00662141"/>
    <w:rsid w:val="00663B5A"/>
    <w:rsid w:val="0066425D"/>
    <w:rsid w:val="00670AA4"/>
    <w:rsid w:val="00670E7A"/>
    <w:rsid w:val="00675C6F"/>
    <w:rsid w:val="0069209A"/>
    <w:rsid w:val="0069310D"/>
    <w:rsid w:val="00694D8A"/>
    <w:rsid w:val="00696C56"/>
    <w:rsid w:val="006A2EC7"/>
    <w:rsid w:val="006A6920"/>
    <w:rsid w:val="006B1643"/>
    <w:rsid w:val="006C2FFC"/>
    <w:rsid w:val="006C52C8"/>
    <w:rsid w:val="006C7ECC"/>
    <w:rsid w:val="006D2869"/>
    <w:rsid w:val="006D5BCE"/>
    <w:rsid w:val="006E0527"/>
    <w:rsid w:val="006E07B6"/>
    <w:rsid w:val="006E25B4"/>
    <w:rsid w:val="006F0CFC"/>
    <w:rsid w:val="006F7A6F"/>
    <w:rsid w:val="00704582"/>
    <w:rsid w:val="00706B86"/>
    <w:rsid w:val="00706C32"/>
    <w:rsid w:val="00717578"/>
    <w:rsid w:val="00722EA4"/>
    <w:rsid w:val="007245E5"/>
    <w:rsid w:val="0072756A"/>
    <w:rsid w:val="007357CB"/>
    <w:rsid w:val="00735EF3"/>
    <w:rsid w:val="0073653F"/>
    <w:rsid w:val="00737F7B"/>
    <w:rsid w:val="0075057D"/>
    <w:rsid w:val="00750AFF"/>
    <w:rsid w:val="00751D9C"/>
    <w:rsid w:val="007527D2"/>
    <w:rsid w:val="00752888"/>
    <w:rsid w:val="00754A53"/>
    <w:rsid w:val="00755BE8"/>
    <w:rsid w:val="0076331D"/>
    <w:rsid w:val="007676C7"/>
    <w:rsid w:val="00772E32"/>
    <w:rsid w:val="00773FF9"/>
    <w:rsid w:val="00777A51"/>
    <w:rsid w:val="007826BA"/>
    <w:rsid w:val="00782ABC"/>
    <w:rsid w:val="007850F0"/>
    <w:rsid w:val="007930DA"/>
    <w:rsid w:val="00795E6A"/>
    <w:rsid w:val="00797E2B"/>
    <w:rsid w:val="007A4927"/>
    <w:rsid w:val="007A7287"/>
    <w:rsid w:val="007B2C18"/>
    <w:rsid w:val="007B5C80"/>
    <w:rsid w:val="007C1621"/>
    <w:rsid w:val="007D2CA8"/>
    <w:rsid w:val="007D7257"/>
    <w:rsid w:val="007E411A"/>
    <w:rsid w:val="007F055F"/>
    <w:rsid w:val="007F0A72"/>
    <w:rsid w:val="007F2582"/>
    <w:rsid w:val="007F38EA"/>
    <w:rsid w:val="007F40CC"/>
    <w:rsid w:val="007F75E0"/>
    <w:rsid w:val="00800F38"/>
    <w:rsid w:val="0080446B"/>
    <w:rsid w:val="00804A4C"/>
    <w:rsid w:val="0080596F"/>
    <w:rsid w:val="00805CA4"/>
    <w:rsid w:val="008126D8"/>
    <w:rsid w:val="00814C02"/>
    <w:rsid w:val="00821337"/>
    <w:rsid w:val="008279E0"/>
    <w:rsid w:val="00830954"/>
    <w:rsid w:val="00853216"/>
    <w:rsid w:val="00853D80"/>
    <w:rsid w:val="008570FA"/>
    <w:rsid w:val="00863321"/>
    <w:rsid w:val="00864926"/>
    <w:rsid w:val="00866B87"/>
    <w:rsid w:val="00873B8C"/>
    <w:rsid w:val="00874EE7"/>
    <w:rsid w:val="00881F70"/>
    <w:rsid w:val="00886704"/>
    <w:rsid w:val="00890C27"/>
    <w:rsid w:val="00892ABF"/>
    <w:rsid w:val="008A00EF"/>
    <w:rsid w:val="008B0A71"/>
    <w:rsid w:val="008B44BC"/>
    <w:rsid w:val="008C03BA"/>
    <w:rsid w:val="008C14B2"/>
    <w:rsid w:val="008C15C8"/>
    <w:rsid w:val="008C4FD5"/>
    <w:rsid w:val="008C5C3C"/>
    <w:rsid w:val="008D15B4"/>
    <w:rsid w:val="008D63D9"/>
    <w:rsid w:val="008D7E31"/>
    <w:rsid w:val="008E70CD"/>
    <w:rsid w:val="008E76E0"/>
    <w:rsid w:val="008F210D"/>
    <w:rsid w:val="008F3022"/>
    <w:rsid w:val="00905060"/>
    <w:rsid w:val="009064C1"/>
    <w:rsid w:val="009126D1"/>
    <w:rsid w:val="009152D3"/>
    <w:rsid w:val="009208BF"/>
    <w:rsid w:val="0092175F"/>
    <w:rsid w:val="0092304D"/>
    <w:rsid w:val="00925911"/>
    <w:rsid w:val="00930A13"/>
    <w:rsid w:val="00932DA8"/>
    <w:rsid w:val="00940468"/>
    <w:rsid w:val="0094388F"/>
    <w:rsid w:val="009442FC"/>
    <w:rsid w:val="00952C05"/>
    <w:rsid w:val="009534A2"/>
    <w:rsid w:val="00955BF3"/>
    <w:rsid w:val="00966BDE"/>
    <w:rsid w:val="0097098B"/>
    <w:rsid w:val="0097374F"/>
    <w:rsid w:val="009833D6"/>
    <w:rsid w:val="00983FD7"/>
    <w:rsid w:val="009A2F1D"/>
    <w:rsid w:val="009A33BD"/>
    <w:rsid w:val="009A5719"/>
    <w:rsid w:val="009A581D"/>
    <w:rsid w:val="009C7D2B"/>
    <w:rsid w:val="009D16C1"/>
    <w:rsid w:val="009D2775"/>
    <w:rsid w:val="009D2D8A"/>
    <w:rsid w:val="009D4848"/>
    <w:rsid w:val="009E2064"/>
    <w:rsid w:val="009E29F1"/>
    <w:rsid w:val="009E5753"/>
    <w:rsid w:val="009F183D"/>
    <w:rsid w:val="009F2A71"/>
    <w:rsid w:val="009F3CE3"/>
    <w:rsid w:val="009F73B1"/>
    <w:rsid w:val="00A047F4"/>
    <w:rsid w:val="00A10D19"/>
    <w:rsid w:val="00A10F82"/>
    <w:rsid w:val="00A14843"/>
    <w:rsid w:val="00A24138"/>
    <w:rsid w:val="00A25E90"/>
    <w:rsid w:val="00A3082C"/>
    <w:rsid w:val="00A31790"/>
    <w:rsid w:val="00A42C0D"/>
    <w:rsid w:val="00A470B6"/>
    <w:rsid w:val="00A53C04"/>
    <w:rsid w:val="00A57C96"/>
    <w:rsid w:val="00A6034D"/>
    <w:rsid w:val="00A617A8"/>
    <w:rsid w:val="00A73093"/>
    <w:rsid w:val="00A753F4"/>
    <w:rsid w:val="00A75ED3"/>
    <w:rsid w:val="00A853E3"/>
    <w:rsid w:val="00A85424"/>
    <w:rsid w:val="00A91986"/>
    <w:rsid w:val="00A92255"/>
    <w:rsid w:val="00AB218F"/>
    <w:rsid w:val="00AB7A44"/>
    <w:rsid w:val="00AC1FB5"/>
    <w:rsid w:val="00AE288C"/>
    <w:rsid w:val="00AE76D4"/>
    <w:rsid w:val="00AE7799"/>
    <w:rsid w:val="00AE7B71"/>
    <w:rsid w:val="00AF0F9E"/>
    <w:rsid w:val="00AF26FA"/>
    <w:rsid w:val="00B0130B"/>
    <w:rsid w:val="00B024EF"/>
    <w:rsid w:val="00B029F4"/>
    <w:rsid w:val="00B0483E"/>
    <w:rsid w:val="00B14FC7"/>
    <w:rsid w:val="00B2302C"/>
    <w:rsid w:val="00B23236"/>
    <w:rsid w:val="00B35A55"/>
    <w:rsid w:val="00B55F79"/>
    <w:rsid w:val="00B5705D"/>
    <w:rsid w:val="00B666B9"/>
    <w:rsid w:val="00B67DF9"/>
    <w:rsid w:val="00B70020"/>
    <w:rsid w:val="00B84A76"/>
    <w:rsid w:val="00B877FB"/>
    <w:rsid w:val="00B94292"/>
    <w:rsid w:val="00BA2A5B"/>
    <w:rsid w:val="00BA43DD"/>
    <w:rsid w:val="00BA470B"/>
    <w:rsid w:val="00BB090F"/>
    <w:rsid w:val="00BC3644"/>
    <w:rsid w:val="00BC3D76"/>
    <w:rsid w:val="00BC5A87"/>
    <w:rsid w:val="00BD0233"/>
    <w:rsid w:val="00BD7CBA"/>
    <w:rsid w:val="00BE5FD5"/>
    <w:rsid w:val="00BF32AE"/>
    <w:rsid w:val="00BF54A7"/>
    <w:rsid w:val="00C02AF7"/>
    <w:rsid w:val="00C06AC4"/>
    <w:rsid w:val="00C126F8"/>
    <w:rsid w:val="00C2096A"/>
    <w:rsid w:val="00C30B3E"/>
    <w:rsid w:val="00C354E7"/>
    <w:rsid w:val="00C3572A"/>
    <w:rsid w:val="00C37E3B"/>
    <w:rsid w:val="00C40153"/>
    <w:rsid w:val="00C56614"/>
    <w:rsid w:val="00C62473"/>
    <w:rsid w:val="00C654FC"/>
    <w:rsid w:val="00C67219"/>
    <w:rsid w:val="00C7164E"/>
    <w:rsid w:val="00C739AA"/>
    <w:rsid w:val="00C7431E"/>
    <w:rsid w:val="00C76B1C"/>
    <w:rsid w:val="00C80A0F"/>
    <w:rsid w:val="00C8554A"/>
    <w:rsid w:val="00C86598"/>
    <w:rsid w:val="00C913FB"/>
    <w:rsid w:val="00C91985"/>
    <w:rsid w:val="00C9302C"/>
    <w:rsid w:val="00C959CD"/>
    <w:rsid w:val="00CA2380"/>
    <w:rsid w:val="00CA4BDF"/>
    <w:rsid w:val="00CA5743"/>
    <w:rsid w:val="00CA666E"/>
    <w:rsid w:val="00CB04A9"/>
    <w:rsid w:val="00CB08D7"/>
    <w:rsid w:val="00CB13FA"/>
    <w:rsid w:val="00CC6269"/>
    <w:rsid w:val="00CE13A4"/>
    <w:rsid w:val="00CE352A"/>
    <w:rsid w:val="00D000FD"/>
    <w:rsid w:val="00D0027F"/>
    <w:rsid w:val="00D00395"/>
    <w:rsid w:val="00D05F82"/>
    <w:rsid w:val="00D14DD7"/>
    <w:rsid w:val="00D27A3F"/>
    <w:rsid w:val="00D3529C"/>
    <w:rsid w:val="00D44A50"/>
    <w:rsid w:val="00D46100"/>
    <w:rsid w:val="00D47D9C"/>
    <w:rsid w:val="00D47DDA"/>
    <w:rsid w:val="00D568AE"/>
    <w:rsid w:val="00D60D84"/>
    <w:rsid w:val="00D73E13"/>
    <w:rsid w:val="00D74FC9"/>
    <w:rsid w:val="00D834CA"/>
    <w:rsid w:val="00D857E9"/>
    <w:rsid w:val="00D85862"/>
    <w:rsid w:val="00D9086E"/>
    <w:rsid w:val="00D92321"/>
    <w:rsid w:val="00DA54BD"/>
    <w:rsid w:val="00DC17B5"/>
    <w:rsid w:val="00DC2694"/>
    <w:rsid w:val="00DE1B1B"/>
    <w:rsid w:val="00DE79E7"/>
    <w:rsid w:val="00DF5FD2"/>
    <w:rsid w:val="00DF691F"/>
    <w:rsid w:val="00E0339E"/>
    <w:rsid w:val="00E05652"/>
    <w:rsid w:val="00E26A8B"/>
    <w:rsid w:val="00E2710B"/>
    <w:rsid w:val="00E27AF1"/>
    <w:rsid w:val="00E352BE"/>
    <w:rsid w:val="00E36229"/>
    <w:rsid w:val="00E36C0A"/>
    <w:rsid w:val="00E41783"/>
    <w:rsid w:val="00E4305F"/>
    <w:rsid w:val="00E43CC8"/>
    <w:rsid w:val="00E516DA"/>
    <w:rsid w:val="00E5291A"/>
    <w:rsid w:val="00E53D9E"/>
    <w:rsid w:val="00E55B26"/>
    <w:rsid w:val="00E574BA"/>
    <w:rsid w:val="00E63B31"/>
    <w:rsid w:val="00E63DFE"/>
    <w:rsid w:val="00E6529F"/>
    <w:rsid w:val="00E7280B"/>
    <w:rsid w:val="00E74D95"/>
    <w:rsid w:val="00E813FE"/>
    <w:rsid w:val="00E81566"/>
    <w:rsid w:val="00E83695"/>
    <w:rsid w:val="00E8707C"/>
    <w:rsid w:val="00E932A2"/>
    <w:rsid w:val="00EA0502"/>
    <w:rsid w:val="00EA19E6"/>
    <w:rsid w:val="00EA1D8F"/>
    <w:rsid w:val="00EA20D4"/>
    <w:rsid w:val="00EA2C75"/>
    <w:rsid w:val="00ED0792"/>
    <w:rsid w:val="00ED31E4"/>
    <w:rsid w:val="00EE0F37"/>
    <w:rsid w:val="00F05020"/>
    <w:rsid w:val="00F071F1"/>
    <w:rsid w:val="00F108F7"/>
    <w:rsid w:val="00F179C9"/>
    <w:rsid w:val="00F230DE"/>
    <w:rsid w:val="00F23A05"/>
    <w:rsid w:val="00F308B4"/>
    <w:rsid w:val="00F33FF0"/>
    <w:rsid w:val="00F35B38"/>
    <w:rsid w:val="00F44DB1"/>
    <w:rsid w:val="00F55607"/>
    <w:rsid w:val="00F56433"/>
    <w:rsid w:val="00F6276D"/>
    <w:rsid w:val="00F644BA"/>
    <w:rsid w:val="00F65904"/>
    <w:rsid w:val="00F724A9"/>
    <w:rsid w:val="00F7521D"/>
    <w:rsid w:val="00F777F5"/>
    <w:rsid w:val="00F830CC"/>
    <w:rsid w:val="00F83853"/>
    <w:rsid w:val="00F92283"/>
    <w:rsid w:val="00F92B6C"/>
    <w:rsid w:val="00FA088C"/>
    <w:rsid w:val="00FA115D"/>
    <w:rsid w:val="00FA2A84"/>
    <w:rsid w:val="00FA6856"/>
    <w:rsid w:val="00FB02F6"/>
    <w:rsid w:val="00FB1336"/>
    <w:rsid w:val="00FB67B9"/>
    <w:rsid w:val="00FC3986"/>
    <w:rsid w:val="00FD108B"/>
    <w:rsid w:val="00FD23A6"/>
    <w:rsid w:val="00FD2797"/>
    <w:rsid w:val="00FD76A7"/>
    <w:rsid w:val="00FE02EC"/>
    <w:rsid w:val="00FE20BA"/>
    <w:rsid w:val="00FE2172"/>
    <w:rsid w:val="00FE32F4"/>
    <w:rsid w:val="00FE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BC76"/>
  <w15:chartTrackingRefBased/>
  <w15:docId w15:val="{6CF5657F-979F-4DDC-A62D-565B3E2BB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A72"/>
    <w:pPr>
      <w:keepNext/>
      <w:keepLines/>
      <w:numPr>
        <w:numId w:val="15"/>
      </w:numPr>
      <w:spacing w:before="240" w:after="0"/>
      <w:outlineLvl w:val="0"/>
    </w:pPr>
    <w:rPr>
      <w:rFonts w:asciiTheme="majorHAnsi" w:eastAsiaTheme="majorEastAsia" w:hAnsiTheme="majorHAnsi" w:cstheme="majorBidi"/>
      <w:color w:val="2F5496" w:themeColor="accent1" w:themeShade="BF"/>
      <w:sz w:val="52"/>
      <w:szCs w:val="52"/>
    </w:rPr>
  </w:style>
  <w:style w:type="paragraph" w:styleId="Heading2">
    <w:name w:val="heading 2"/>
    <w:basedOn w:val="Normal"/>
    <w:next w:val="Normal"/>
    <w:link w:val="Heading2Char"/>
    <w:uiPriority w:val="9"/>
    <w:unhideWhenUsed/>
    <w:qFormat/>
    <w:rsid w:val="00F65904"/>
    <w:pPr>
      <w:keepNext/>
      <w:keepLines/>
      <w:numPr>
        <w:ilvl w:val="1"/>
        <w:numId w:val="15"/>
      </w:numPr>
      <w:spacing w:before="40" w:after="0"/>
      <w:ind w:left="576"/>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7B5C80"/>
    <w:pPr>
      <w:keepNext/>
      <w:keepLines/>
      <w:numPr>
        <w:ilvl w:val="2"/>
        <w:numId w:val="15"/>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52C05"/>
    <w:pPr>
      <w:keepNext/>
      <w:keepLines/>
      <w:numPr>
        <w:ilvl w:val="3"/>
        <w:numId w:val="15"/>
      </w:numPr>
      <w:spacing w:before="40" w:after="0"/>
      <w:ind w:left="1584"/>
      <w:outlineLvl w:val="3"/>
    </w:pPr>
    <w:rPr>
      <w:rFonts w:asciiTheme="majorHAnsi" w:eastAsiaTheme="majorEastAsia" w:hAnsiTheme="majorHAnsi" w:cstheme="majorBidi"/>
      <w:b/>
      <w:i/>
      <w:iCs/>
      <w:color w:val="2F5496" w:themeColor="accent1" w:themeShade="BF"/>
      <w:sz w:val="28"/>
    </w:rPr>
  </w:style>
  <w:style w:type="paragraph" w:styleId="Heading5">
    <w:name w:val="heading 5"/>
    <w:basedOn w:val="Normal"/>
    <w:next w:val="Normal"/>
    <w:link w:val="Heading5Char"/>
    <w:uiPriority w:val="9"/>
    <w:unhideWhenUsed/>
    <w:qFormat/>
    <w:rsid w:val="00722EA4"/>
    <w:pPr>
      <w:keepNext/>
      <w:keepLines/>
      <w:numPr>
        <w:ilvl w:val="4"/>
        <w:numId w:val="15"/>
      </w:numPr>
      <w:spacing w:before="40" w:after="0"/>
      <w:outlineLvl w:val="4"/>
    </w:pPr>
    <w:rPr>
      <w:rFonts w:ascii="Arial" w:eastAsiaTheme="majorEastAsia" w:hAnsi="Arial" w:cstheme="majorBidi"/>
      <w:color w:val="2F5496" w:themeColor="accent1" w:themeShade="BF"/>
      <w:sz w:val="24"/>
    </w:rPr>
  </w:style>
  <w:style w:type="paragraph" w:styleId="Heading6">
    <w:name w:val="heading 6"/>
    <w:basedOn w:val="Normal"/>
    <w:next w:val="Normal"/>
    <w:link w:val="Heading6Char"/>
    <w:uiPriority w:val="9"/>
    <w:semiHidden/>
    <w:unhideWhenUsed/>
    <w:qFormat/>
    <w:rsid w:val="0017556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556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556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556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81D"/>
    <w:pPr>
      <w:ind w:left="720"/>
      <w:contextualSpacing/>
    </w:pPr>
  </w:style>
  <w:style w:type="character" w:customStyle="1" w:styleId="Heading1Char">
    <w:name w:val="Heading 1 Char"/>
    <w:basedOn w:val="DefaultParagraphFont"/>
    <w:link w:val="Heading1"/>
    <w:uiPriority w:val="9"/>
    <w:rsid w:val="007F0A72"/>
    <w:rPr>
      <w:rFonts w:asciiTheme="majorHAnsi" w:eastAsiaTheme="majorEastAsia" w:hAnsiTheme="majorHAnsi" w:cstheme="majorBidi"/>
      <w:color w:val="2F5496" w:themeColor="accent1" w:themeShade="BF"/>
      <w:sz w:val="52"/>
      <w:szCs w:val="52"/>
    </w:rPr>
  </w:style>
  <w:style w:type="paragraph" w:styleId="NoSpacing">
    <w:name w:val="No Spacing"/>
    <w:uiPriority w:val="1"/>
    <w:qFormat/>
    <w:rsid w:val="007F0A72"/>
    <w:pPr>
      <w:spacing w:after="0" w:line="240" w:lineRule="auto"/>
    </w:pPr>
  </w:style>
  <w:style w:type="paragraph" w:styleId="Title">
    <w:name w:val="Title"/>
    <w:basedOn w:val="Normal"/>
    <w:next w:val="Normal"/>
    <w:link w:val="TitleChar"/>
    <w:uiPriority w:val="10"/>
    <w:qFormat/>
    <w:rsid w:val="007F0A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A7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76338"/>
    <w:rPr>
      <w:color w:val="0563C1" w:themeColor="hyperlink"/>
      <w:u w:val="single"/>
    </w:rPr>
  </w:style>
  <w:style w:type="character" w:styleId="UnresolvedMention">
    <w:name w:val="Unresolved Mention"/>
    <w:basedOn w:val="DefaultParagraphFont"/>
    <w:uiPriority w:val="99"/>
    <w:semiHidden/>
    <w:unhideWhenUsed/>
    <w:rsid w:val="00376338"/>
    <w:rPr>
      <w:color w:val="808080"/>
      <w:shd w:val="clear" w:color="auto" w:fill="E6E6E6"/>
    </w:rPr>
  </w:style>
  <w:style w:type="character" w:customStyle="1" w:styleId="Heading2Char">
    <w:name w:val="Heading 2 Char"/>
    <w:basedOn w:val="DefaultParagraphFont"/>
    <w:link w:val="Heading2"/>
    <w:uiPriority w:val="9"/>
    <w:rsid w:val="00F65904"/>
    <w:rPr>
      <w:rFonts w:asciiTheme="majorHAnsi" w:eastAsiaTheme="majorEastAsia" w:hAnsiTheme="majorHAnsi" w:cstheme="majorBidi"/>
      <w:color w:val="2F5496" w:themeColor="accent1" w:themeShade="BF"/>
      <w:sz w:val="40"/>
      <w:szCs w:val="26"/>
    </w:rPr>
  </w:style>
  <w:style w:type="character" w:customStyle="1" w:styleId="Heading3Char">
    <w:name w:val="Heading 3 Char"/>
    <w:basedOn w:val="DefaultParagraphFont"/>
    <w:link w:val="Heading3"/>
    <w:uiPriority w:val="9"/>
    <w:rsid w:val="007B5C80"/>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952C05"/>
    <w:rPr>
      <w:rFonts w:asciiTheme="majorHAnsi" w:eastAsiaTheme="majorEastAsia" w:hAnsiTheme="majorHAnsi" w:cstheme="majorBidi"/>
      <w:b/>
      <w:i/>
      <w:iCs/>
      <w:color w:val="2F5496" w:themeColor="accent1" w:themeShade="BF"/>
      <w:sz w:val="28"/>
    </w:rPr>
  </w:style>
  <w:style w:type="character" w:customStyle="1" w:styleId="Heading5Char">
    <w:name w:val="Heading 5 Char"/>
    <w:basedOn w:val="DefaultParagraphFont"/>
    <w:link w:val="Heading5"/>
    <w:uiPriority w:val="9"/>
    <w:rsid w:val="00722EA4"/>
    <w:rPr>
      <w:rFonts w:ascii="Arial" w:eastAsiaTheme="majorEastAsia" w:hAnsi="Arial" w:cstheme="majorBidi"/>
      <w:color w:val="2F5496" w:themeColor="accent1" w:themeShade="BF"/>
      <w:sz w:val="24"/>
    </w:rPr>
  </w:style>
  <w:style w:type="character" w:customStyle="1" w:styleId="Heading6Char">
    <w:name w:val="Heading 6 Char"/>
    <w:basedOn w:val="DefaultParagraphFont"/>
    <w:link w:val="Heading6"/>
    <w:uiPriority w:val="9"/>
    <w:semiHidden/>
    <w:rsid w:val="001755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755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75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5560"/>
    <w:rPr>
      <w:rFonts w:asciiTheme="majorHAnsi" w:eastAsiaTheme="majorEastAsia" w:hAnsiTheme="majorHAnsi" w:cstheme="majorBidi"/>
      <w:i/>
      <w:iCs/>
      <w:color w:val="272727" w:themeColor="text1" w:themeTint="D8"/>
      <w:sz w:val="21"/>
      <w:szCs w:val="21"/>
    </w:rPr>
  </w:style>
  <w:style w:type="paragraph" w:customStyle="1" w:styleId="graf">
    <w:name w:val="graf"/>
    <w:basedOn w:val="Normal"/>
    <w:rsid w:val="0059316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C0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E2172"/>
  </w:style>
  <w:style w:type="paragraph" w:styleId="TOCHeading">
    <w:name w:val="TOC Heading"/>
    <w:basedOn w:val="Heading1"/>
    <w:next w:val="Normal"/>
    <w:uiPriority w:val="39"/>
    <w:unhideWhenUsed/>
    <w:qFormat/>
    <w:rsid w:val="00A42C0D"/>
    <w:pPr>
      <w:numPr>
        <w:numId w:val="0"/>
      </w:numPr>
      <w:outlineLvl w:val="9"/>
    </w:pPr>
    <w:rPr>
      <w:sz w:val="32"/>
      <w:szCs w:val="32"/>
      <w:lang w:val="en-US"/>
    </w:rPr>
  </w:style>
  <w:style w:type="paragraph" w:styleId="TOC1">
    <w:name w:val="toc 1"/>
    <w:basedOn w:val="Normal"/>
    <w:next w:val="Normal"/>
    <w:autoRedefine/>
    <w:uiPriority w:val="39"/>
    <w:unhideWhenUsed/>
    <w:rsid w:val="00A42C0D"/>
    <w:pPr>
      <w:spacing w:after="100"/>
    </w:pPr>
  </w:style>
  <w:style w:type="paragraph" w:styleId="TOC2">
    <w:name w:val="toc 2"/>
    <w:basedOn w:val="Normal"/>
    <w:next w:val="Normal"/>
    <w:autoRedefine/>
    <w:uiPriority w:val="39"/>
    <w:unhideWhenUsed/>
    <w:rsid w:val="00A42C0D"/>
    <w:pPr>
      <w:spacing w:after="100"/>
      <w:ind w:left="220"/>
    </w:pPr>
  </w:style>
  <w:style w:type="paragraph" w:styleId="TOC3">
    <w:name w:val="toc 3"/>
    <w:basedOn w:val="Normal"/>
    <w:next w:val="Normal"/>
    <w:autoRedefine/>
    <w:uiPriority w:val="39"/>
    <w:unhideWhenUsed/>
    <w:rsid w:val="00A42C0D"/>
    <w:pPr>
      <w:spacing w:after="100"/>
      <w:ind w:left="440"/>
    </w:pPr>
  </w:style>
  <w:style w:type="paragraph" w:styleId="Header">
    <w:name w:val="header"/>
    <w:basedOn w:val="Normal"/>
    <w:link w:val="HeaderChar"/>
    <w:uiPriority w:val="99"/>
    <w:unhideWhenUsed/>
    <w:rsid w:val="001F7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7A72"/>
  </w:style>
  <w:style w:type="paragraph" w:styleId="Footer">
    <w:name w:val="footer"/>
    <w:basedOn w:val="Normal"/>
    <w:link w:val="FooterChar"/>
    <w:uiPriority w:val="99"/>
    <w:unhideWhenUsed/>
    <w:rsid w:val="001F7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7A72"/>
  </w:style>
  <w:style w:type="character" w:customStyle="1" w:styleId="a-size-large">
    <w:name w:val="a-size-large"/>
    <w:basedOn w:val="DefaultParagraphFont"/>
    <w:rsid w:val="008E70CD"/>
  </w:style>
  <w:style w:type="character" w:customStyle="1" w:styleId="a-size-extra-large">
    <w:name w:val="a-size-extra-large"/>
    <w:basedOn w:val="DefaultParagraphFont"/>
    <w:rsid w:val="008E70CD"/>
  </w:style>
  <w:style w:type="character" w:customStyle="1" w:styleId="a-declarative">
    <w:name w:val="a-declarative"/>
    <w:basedOn w:val="DefaultParagraphFont"/>
    <w:rsid w:val="008E70CD"/>
  </w:style>
  <w:style w:type="character" w:styleId="Strong">
    <w:name w:val="Strong"/>
    <w:basedOn w:val="DefaultParagraphFont"/>
    <w:uiPriority w:val="22"/>
    <w:qFormat/>
    <w:rsid w:val="00196804"/>
    <w:rPr>
      <w:b/>
      <w:bCs/>
    </w:rPr>
  </w:style>
  <w:style w:type="paragraph" w:styleId="TOC4">
    <w:name w:val="toc 4"/>
    <w:basedOn w:val="Normal"/>
    <w:next w:val="Normal"/>
    <w:autoRedefine/>
    <w:uiPriority w:val="39"/>
    <w:unhideWhenUsed/>
    <w:rsid w:val="00706B86"/>
    <w:pPr>
      <w:spacing w:after="100"/>
      <w:ind w:left="660"/>
    </w:pPr>
  </w:style>
  <w:style w:type="paragraph" w:styleId="TOC5">
    <w:name w:val="toc 5"/>
    <w:basedOn w:val="Normal"/>
    <w:next w:val="Normal"/>
    <w:autoRedefine/>
    <w:uiPriority w:val="39"/>
    <w:unhideWhenUsed/>
    <w:rsid w:val="00706B86"/>
    <w:pPr>
      <w:spacing w:after="100"/>
      <w:ind w:left="880"/>
    </w:pPr>
  </w:style>
  <w:style w:type="paragraph" w:styleId="BalloonText">
    <w:name w:val="Balloon Text"/>
    <w:basedOn w:val="Normal"/>
    <w:link w:val="BalloonTextChar"/>
    <w:uiPriority w:val="99"/>
    <w:semiHidden/>
    <w:unhideWhenUsed/>
    <w:rsid w:val="00132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ADE"/>
    <w:rPr>
      <w:rFonts w:ascii="Segoe UI" w:hAnsi="Segoe UI" w:cs="Segoe UI"/>
      <w:sz w:val="18"/>
      <w:szCs w:val="18"/>
    </w:rPr>
  </w:style>
  <w:style w:type="character" w:styleId="PlaceholderText">
    <w:name w:val="Placeholder Text"/>
    <w:basedOn w:val="DefaultParagraphFont"/>
    <w:uiPriority w:val="99"/>
    <w:semiHidden/>
    <w:rsid w:val="00C959CD"/>
    <w:rPr>
      <w:color w:val="808080"/>
    </w:rPr>
  </w:style>
  <w:style w:type="paragraph" w:styleId="Quote">
    <w:name w:val="Quote"/>
    <w:basedOn w:val="Normal"/>
    <w:next w:val="Normal"/>
    <w:link w:val="QuoteChar"/>
    <w:uiPriority w:val="29"/>
    <w:qFormat/>
    <w:rsid w:val="001E12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E12C6"/>
    <w:rPr>
      <w:i/>
      <w:iCs/>
      <w:color w:val="404040" w:themeColor="text1" w:themeTint="BF"/>
    </w:rPr>
  </w:style>
  <w:style w:type="character" w:styleId="Emphasis">
    <w:name w:val="Emphasis"/>
    <w:basedOn w:val="DefaultParagraphFont"/>
    <w:uiPriority w:val="20"/>
    <w:qFormat/>
    <w:rsid w:val="00E2710B"/>
    <w:rPr>
      <w:i/>
      <w:iCs/>
    </w:rPr>
  </w:style>
  <w:style w:type="character" w:styleId="IntenseEmphasis">
    <w:name w:val="Intense Emphasis"/>
    <w:basedOn w:val="DefaultParagraphFont"/>
    <w:uiPriority w:val="21"/>
    <w:qFormat/>
    <w:rsid w:val="00E2710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6215">
      <w:bodyDiv w:val="1"/>
      <w:marLeft w:val="0"/>
      <w:marRight w:val="0"/>
      <w:marTop w:val="0"/>
      <w:marBottom w:val="0"/>
      <w:divBdr>
        <w:top w:val="none" w:sz="0" w:space="0" w:color="auto"/>
        <w:left w:val="none" w:sz="0" w:space="0" w:color="auto"/>
        <w:bottom w:val="none" w:sz="0" w:space="0" w:color="auto"/>
        <w:right w:val="none" w:sz="0" w:space="0" w:color="auto"/>
      </w:divBdr>
    </w:div>
    <w:div w:id="109446216">
      <w:bodyDiv w:val="1"/>
      <w:marLeft w:val="0"/>
      <w:marRight w:val="0"/>
      <w:marTop w:val="0"/>
      <w:marBottom w:val="0"/>
      <w:divBdr>
        <w:top w:val="none" w:sz="0" w:space="0" w:color="auto"/>
        <w:left w:val="none" w:sz="0" w:space="0" w:color="auto"/>
        <w:bottom w:val="none" w:sz="0" w:space="0" w:color="auto"/>
        <w:right w:val="none" w:sz="0" w:space="0" w:color="auto"/>
      </w:divBdr>
      <w:divsChild>
        <w:div w:id="1842234523">
          <w:marLeft w:val="0"/>
          <w:marRight w:val="0"/>
          <w:marTop w:val="0"/>
          <w:marBottom w:val="330"/>
          <w:divBdr>
            <w:top w:val="none" w:sz="0" w:space="0" w:color="auto"/>
            <w:left w:val="none" w:sz="0" w:space="0" w:color="auto"/>
            <w:bottom w:val="none" w:sz="0" w:space="0" w:color="auto"/>
            <w:right w:val="none" w:sz="0" w:space="0" w:color="auto"/>
          </w:divBdr>
        </w:div>
        <w:div w:id="485628386">
          <w:marLeft w:val="0"/>
          <w:marRight w:val="0"/>
          <w:marTop w:val="0"/>
          <w:marBottom w:val="0"/>
          <w:divBdr>
            <w:top w:val="none" w:sz="0" w:space="0" w:color="auto"/>
            <w:left w:val="none" w:sz="0" w:space="0" w:color="auto"/>
            <w:bottom w:val="none" w:sz="0" w:space="0" w:color="auto"/>
            <w:right w:val="none" w:sz="0" w:space="0" w:color="auto"/>
          </w:divBdr>
        </w:div>
      </w:divsChild>
    </w:div>
    <w:div w:id="150293298">
      <w:bodyDiv w:val="1"/>
      <w:marLeft w:val="0"/>
      <w:marRight w:val="0"/>
      <w:marTop w:val="0"/>
      <w:marBottom w:val="0"/>
      <w:divBdr>
        <w:top w:val="none" w:sz="0" w:space="0" w:color="auto"/>
        <w:left w:val="none" w:sz="0" w:space="0" w:color="auto"/>
        <w:bottom w:val="none" w:sz="0" w:space="0" w:color="auto"/>
        <w:right w:val="none" w:sz="0" w:space="0" w:color="auto"/>
      </w:divBdr>
    </w:div>
    <w:div w:id="155388740">
      <w:bodyDiv w:val="1"/>
      <w:marLeft w:val="0"/>
      <w:marRight w:val="0"/>
      <w:marTop w:val="0"/>
      <w:marBottom w:val="0"/>
      <w:divBdr>
        <w:top w:val="none" w:sz="0" w:space="0" w:color="auto"/>
        <w:left w:val="none" w:sz="0" w:space="0" w:color="auto"/>
        <w:bottom w:val="none" w:sz="0" w:space="0" w:color="auto"/>
        <w:right w:val="none" w:sz="0" w:space="0" w:color="auto"/>
      </w:divBdr>
      <w:divsChild>
        <w:div w:id="1919242361">
          <w:marLeft w:val="0"/>
          <w:marRight w:val="-14880"/>
          <w:marTop w:val="0"/>
          <w:marBottom w:val="0"/>
          <w:divBdr>
            <w:top w:val="none" w:sz="0" w:space="0" w:color="auto"/>
            <w:left w:val="none" w:sz="0" w:space="0" w:color="auto"/>
            <w:bottom w:val="none" w:sz="0" w:space="0" w:color="auto"/>
            <w:right w:val="none" w:sz="0" w:space="0" w:color="auto"/>
          </w:divBdr>
        </w:div>
        <w:div w:id="1306617960">
          <w:marLeft w:val="0"/>
          <w:marRight w:val="-14880"/>
          <w:marTop w:val="0"/>
          <w:marBottom w:val="0"/>
          <w:divBdr>
            <w:top w:val="none" w:sz="0" w:space="0" w:color="auto"/>
            <w:left w:val="none" w:sz="0" w:space="0" w:color="auto"/>
            <w:bottom w:val="none" w:sz="0" w:space="0" w:color="auto"/>
            <w:right w:val="none" w:sz="0" w:space="0" w:color="auto"/>
          </w:divBdr>
        </w:div>
      </w:divsChild>
    </w:div>
    <w:div w:id="194269205">
      <w:bodyDiv w:val="1"/>
      <w:marLeft w:val="0"/>
      <w:marRight w:val="0"/>
      <w:marTop w:val="0"/>
      <w:marBottom w:val="0"/>
      <w:divBdr>
        <w:top w:val="none" w:sz="0" w:space="0" w:color="auto"/>
        <w:left w:val="none" w:sz="0" w:space="0" w:color="auto"/>
        <w:bottom w:val="none" w:sz="0" w:space="0" w:color="auto"/>
        <w:right w:val="none" w:sz="0" w:space="0" w:color="auto"/>
      </w:divBdr>
    </w:div>
    <w:div w:id="271517199">
      <w:bodyDiv w:val="1"/>
      <w:marLeft w:val="0"/>
      <w:marRight w:val="0"/>
      <w:marTop w:val="0"/>
      <w:marBottom w:val="0"/>
      <w:divBdr>
        <w:top w:val="none" w:sz="0" w:space="0" w:color="auto"/>
        <w:left w:val="none" w:sz="0" w:space="0" w:color="auto"/>
        <w:bottom w:val="none" w:sz="0" w:space="0" w:color="auto"/>
        <w:right w:val="none" w:sz="0" w:space="0" w:color="auto"/>
      </w:divBdr>
    </w:div>
    <w:div w:id="392778843">
      <w:bodyDiv w:val="1"/>
      <w:marLeft w:val="0"/>
      <w:marRight w:val="0"/>
      <w:marTop w:val="0"/>
      <w:marBottom w:val="0"/>
      <w:divBdr>
        <w:top w:val="none" w:sz="0" w:space="0" w:color="auto"/>
        <w:left w:val="none" w:sz="0" w:space="0" w:color="auto"/>
        <w:bottom w:val="none" w:sz="0" w:space="0" w:color="auto"/>
        <w:right w:val="none" w:sz="0" w:space="0" w:color="auto"/>
      </w:divBdr>
    </w:div>
    <w:div w:id="456218360">
      <w:bodyDiv w:val="1"/>
      <w:marLeft w:val="0"/>
      <w:marRight w:val="0"/>
      <w:marTop w:val="0"/>
      <w:marBottom w:val="0"/>
      <w:divBdr>
        <w:top w:val="none" w:sz="0" w:space="0" w:color="auto"/>
        <w:left w:val="none" w:sz="0" w:space="0" w:color="auto"/>
        <w:bottom w:val="none" w:sz="0" w:space="0" w:color="auto"/>
        <w:right w:val="none" w:sz="0" w:space="0" w:color="auto"/>
      </w:divBdr>
    </w:div>
    <w:div w:id="543248704">
      <w:bodyDiv w:val="1"/>
      <w:marLeft w:val="0"/>
      <w:marRight w:val="0"/>
      <w:marTop w:val="0"/>
      <w:marBottom w:val="0"/>
      <w:divBdr>
        <w:top w:val="none" w:sz="0" w:space="0" w:color="auto"/>
        <w:left w:val="none" w:sz="0" w:space="0" w:color="auto"/>
        <w:bottom w:val="none" w:sz="0" w:space="0" w:color="auto"/>
        <w:right w:val="none" w:sz="0" w:space="0" w:color="auto"/>
      </w:divBdr>
    </w:div>
    <w:div w:id="560213717">
      <w:bodyDiv w:val="1"/>
      <w:marLeft w:val="0"/>
      <w:marRight w:val="0"/>
      <w:marTop w:val="0"/>
      <w:marBottom w:val="0"/>
      <w:divBdr>
        <w:top w:val="none" w:sz="0" w:space="0" w:color="auto"/>
        <w:left w:val="none" w:sz="0" w:space="0" w:color="auto"/>
        <w:bottom w:val="none" w:sz="0" w:space="0" w:color="auto"/>
        <w:right w:val="none" w:sz="0" w:space="0" w:color="auto"/>
      </w:divBdr>
    </w:div>
    <w:div w:id="579411662">
      <w:bodyDiv w:val="1"/>
      <w:marLeft w:val="0"/>
      <w:marRight w:val="0"/>
      <w:marTop w:val="0"/>
      <w:marBottom w:val="0"/>
      <w:divBdr>
        <w:top w:val="none" w:sz="0" w:space="0" w:color="auto"/>
        <w:left w:val="none" w:sz="0" w:space="0" w:color="auto"/>
        <w:bottom w:val="none" w:sz="0" w:space="0" w:color="auto"/>
        <w:right w:val="none" w:sz="0" w:space="0" w:color="auto"/>
      </w:divBdr>
    </w:div>
    <w:div w:id="703674588">
      <w:bodyDiv w:val="1"/>
      <w:marLeft w:val="0"/>
      <w:marRight w:val="0"/>
      <w:marTop w:val="0"/>
      <w:marBottom w:val="0"/>
      <w:divBdr>
        <w:top w:val="none" w:sz="0" w:space="0" w:color="auto"/>
        <w:left w:val="none" w:sz="0" w:space="0" w:color="auto"/>
        <w:bottom w:val="none" w:sz="0" w:space="0" w:color="auto"/>
        <w:right w:val="none" w:sz="0" w:space="0" w:color="auto"/>
      </w:divBdr>
    </w:div>
    <w:div w:id="766316991">
      <w:bodyDiv w:val="1"/>
      <w:marLeft w:val="0"/>
      <w:marRight w:val="0"/>
      <w:marTop w:val="0"/>
      <w:marBottom w:val="0"/>
      <w:divBdr>
        <w:top w:val="none" w:sz="0" w:space="0" w:color="auto"/>
        <w:left w:val="none" w:sz="0" w:space="0" w:color="auto"/>
        <w:bottom w:val="none" w:sz="0" w:space="0" w:color="auto"/>
        <w:right w:val="none" w:sz="0" w:space="0" w:color="auto"/>
      </w:divBdr>
    </w:div>
    <w:div w:id="929508009">
      <w:bodyDiv w:val="1"/>
      <w:marLeft w:val="0"/>
      <w:marRight w:val="0"/>
      <w:marTop w:val="0"/>
      <w:marBottom w:val="0"/>
      <w:divBdr>
        <w:top w:val="none" w:sz="0" w:space="0" w:color="auto"/>
        <w:left w:val="none" w:sz="0" w:space="0" w:color="auto"/>
        <w:bottom w:val="none" w:sz="0" w:space="0" w:color="auto"/>
        <w:right w:val="none" w:sz="0" w:space="0" w:color="auto"/>
      </w:divBdr>
    </w:div>
    <w:div w:id="934554771">
      <w:bodyDiv w:val="1"/>
      <w:marLeft w:val="0"/>
      <w:marRight w:val="0"/>
      <w:marTop w:val="0"/>
      <w:marBottom w:val="0"/>
      <w:divBdr>
        <w:top w:val="none" w:sz="0" w:space="0" w:color="auto"/>
        <w:left w:val="none" w:sz="0" w:space="0" w:color="auto"/>
        <w:bottom w:val="none" w:sz="0" w:space="0" w:color="auto"/>
        <w:right w:val="none" w:sz="0" w:space="0" w:color="auto"/>
      </w:divBdr>
    </w:div>
    <w:div w:id="1065689415">
      <w:bodyDiv w:val="1"/>
      <w:marLeft w:val="0"/>
      <w:marRight w:val="0"/>
      <w:marTop w:val="0"/>
      <w:marBottom w:val="0"/>
      <w:divBdr>
        <w:top w:val="none" w:sz="0" w:space="0" w:color="auto"/>
        <w:left w:val="none" w:sz="0" w:space="0" w:color="auto"/>
        <w:bottom w:val="none" w:sz="0" w:space="0" w:color="auto"/>
        <w:right w:val="none" w:sz="0" w:space="0" w:color="auto"/>
      </w:divBdr>
    </w:div>
    <w:div w:id="1128546816">
      <w:bodyDiv w:val="1"/>
      <w:marLeft w:val="0"/>
      <w:marRight w:val="0"/>
      <w:marTop w:val="0"/>
      <w:marBottom w:val="0"/>
      <w:divBdr>
        <w:top w:val="none" w:sz="0" w:space="0" w:color="auto"/>
        <w:left w:val="none" w:sz="0" w:space="0" w:color="auto"/>
        <w:bottom w:val="none" w:sz="0" w:space="0" w:color="auto"/>
        <w:right w:val="none" w:sz="0" w:space="0" w:color="auto"/>
      </w:divBdr>
    </w:div>
    <w:div w:id="1180857222">
      <w:bodyDiv w:val="1"/>
      <w:marLeft w:val="0"/>
      <w:marRight w:val="0"/>
      <w:marTop w:val="0"/>
      <w:marBottom w:val="0"/>
      <w:divBdr>
        <w:top w:val="none" w:sz="0" w:space="0" w:color="auto"/>
        <w:left w:val="none" w:sz="0" w:space="0" w:color="auto"/>
        <w:bottom w:val="none" w:sz="0" w:space="0" w:color="auto"/>
        <w:right w:val="none" w:sz="0" w:space="0" w:color="auto"/>
      </w:divBdr>
    </w:div>
    <w:div w:id="1239753172">
      <w:bodyDiv w:val="1"/>
      <w:marLeft w:val="0"/>
      <w:marRight w:val="0"/>
      <w:marTop w:val="0"/>
      <w:marBottom w:val="0"/>
      <w:divBdr>
        <w:top w:val="none" w:sz="0" w:space="0" w:color="auto"/>
        <w:left w:val="none" w:sz="0" w:space="0" w:color="auto"/>
        <w:bottom w:val="none" w:sz="0" w:space="0" w:color="auto"/>
        <w:right w:val="none" w:sz="0" w:space="0" w:color="auto"/>
      </w:divBdr>
    </w:div>
    <w:div w:id="1241330055">
      <w:bodyDiv w:val="1"/>
      <w:marLeft w:val="0"/>
      <w:marRight w:val="0"/>
      <w:marTop w:val="0"/>
      <w:marBottom w:val="0"/>
      <w:divBdr>
        <w:top w:val="none" w:sz="0" w:space="0" w:color="auto"/>
        <w:left w:val="none" w:sz="0" w:space="0" w:color="auto"/>
        <w:bottom w:val="none" w:sz="0" w:space="0" w:color="auto"/>
        <w:right w:val="none" w:sz="0" w:space="0" w:color="auto"/>
      </w:divBdr>
    </w:div>
    <w:div w:id="1284456927">
      <w:bodyDiv w:val="1"/>
      <w:marLeft w:val="0"/>
      <w:marRight w:val="0"/>
      <w:marTop w:val="0"/>
      <w:marBottom w:val="0"/>
      <w:divBdr>
        <w:top w:val="none" w:sz="0" w:space="0" w:color="auto"/>
        <w:left w:val="none" w:sz="0" w:space="0" w:color="auto"/>
        <w:bottom w:val="none" w:sz="0" w:space="0" w:color="auto"/>
        <w:right w:val="none" w:sz="0" w:space="0" w:color="auto"/>
      </w:divBdr>
    </w:div>
    <w:div w:id="1499690739">
      <w:bodyDiv w:val="1"/>
      <w:marLeft w:val="0"/>
      <w:marRight w:val="0"/>
      <w:marTop w:val="0"/>
      <w:marBottom w:val="0"/>
      <w:divBdr>
        <w:top w:val="none" w:sz="0" w:space="0" w:color="auto"/>
        <w:left w:val="none" w:sz="0" w:space="0" w:color="auto"/>
        <w:bottom w:val="none" w:sz="0" w:space="0" w:color="auto"/>
        <w:right w:val="none" w:sz="0" w:space="0" w:color="auto"/>
      </w:divBdr>
    </w:div>
    <w:div w:id="1544750176">
      <w:bodyDiv w:val="1"/>
      <w:marLeft w:val="0"/>
      <w:marRight w:val="0"/>
      <w:marTop w:val="0"/>
      <w:marBottom w:val="0"/>
      <w:divBdr>
        <w:top w:val="none" w:sz="0" w:space="0" w:color="auto"/>
        <w:left w:val="none" w:sz="0" w:space="0" w:color="auto"/>
        <w:bottom w:val="none" w:sz="0" w:space="0" w:color="auto"/>
        <w:right w:val="none" w:sz="0" w:space="0" w:color="auto"/>
      </w:divBdr>
    </w:div>
    <w:div w:id="1580481917">
      <w:bodyDiv w:val="1"/>
      <w:marLeft w:val="0"/>
      <w:marRight w:val="0"/>
      <w:marTop w:val="0"/>
      <w:marBottom w:val="0"/>
      <w:divBdr>
        <w:top w:val="none" w:sz="0" w:space="0" w:color="auto"/>
        <w:left w:val="none" w:sz="0" w:space="0" w:color="auto"/>
        <w:bottom w:val="none" w:sz="0" w:space="0" w:color="auto"/>
        <w:right w:val="none" w:sz="0" w:space="0" w:color="auto"/>
      </w:divBdr>
    </w:div>
    <w:div w:id="1586184926">
      <w:bodyDiv w:val="1"/>
      <w:marLeft w:val="0"/>
      <w:marRight w:val="0"/>
      <w:marTop w:val="0"/>
      <w:marBottom w:val="0"/>
      <w:divBdr>
        <w:top w:val="none" w:sz="0" w:space="0" w:color="auto"/>
        <w:left w:val="none" w:sz="0" w:space="0" w:color="auto"/>
        <w:bottom w:val="none" w:sz="0" w:space="0" w:color="auto"/>
        <w:right w:val="none" w:sz="0" w:space="0" w:color="auto"/>
      </w:divBdr>
    </w:div>
    <w:div w:id="1597398383">
      <w:bodyDiv w:val="1"/>
      <w:marLeft w:val="0"/>
      <w:marRight w:val="0"/>
      <w:marTop w:val="0"/>
      <w:marBottom w:val="0"/>
      <w:divBdr>
        <w:top w:val="none" w:sz="0" w:space="0" w:color="auto"/>
        <w:left w:val="none" w:sz="0" w:space="0" w:color="auto"/>
        <w:bottom w:val="none" w:sz="0" w:space="0" w:color="auto"/>
        <w:right w:val="none" w:sz="0" w:space="0" w:color="auto"/>
      </w:divBdr>
    </w:div>
    <w:div w:id="1630822011">
      <w:bodyDiv w:val="1"/>
      <w:marLeft w:val="0"/>
      <w:marRight w:val="0"/>
      <w:marTop w:val="0"/>
      <w:marBottom w:val="0"/>
      <w:divBdr>
        <w:top w:val="none" w:sz="0" w:space="0" w:color="auto"/>
        <w:left w:val="none" w:sz="0" w:space="0" w:color="auto"/>
        <w:bottom w:val="none" w:sz="0" w:space="0" w:color="auto"/>
        <w:right w:val="none" w:sz="0" w:space="0" w:color="auto"/>
      </w:divBdr>
    </w:div>
    <w:div w:id="1921987414">
      <w:bodyDiv w:val="1"/>
      <w:marLeft w:val="0"/>
      <w:marRight w:val="0"/>
      <w:marTop w:val="0"/>
      <w:marBottom w:val="0"/>
      <w:divBdr>
        <w:top w:val="none" w:sz="0" w:space="0" w:color="auto"/>
        <w:left w:val="none" w:sz="0" w:space="0" w:color="auto"/>
        <w:bottom w:val="none" w:sz="0" w:space="0" w:color="auto"/>
        <w:right w:val="none" w:sz="0" w:space="0" w:color="auto"/>
      </w:divBdr>
    </w:div>
    <w:div w:id="1943486148">
      <w:bodyDiv w:val="1"/>
      <w:marLeft w:val="0"/>
      <w:marRight w:val="0"/>
      <w:marTop w:val="0"/>
      <w:marBottom w:val="0"/>
      <w:divBdr>
        <w:top w:val="none" w:sz="0" w:space="0" w:color="auto"/>
        <w:left w:val="none" w:sz="0" w:space="0" w:color="auto"/>
        <w:bottom w:val="none" w:sz="0" w:space="0" w:color="auto"/>
        <w:right w:val="none" w:sz="0" w:space="0" w:color="auto"/>
      </w:divBdr>
    </w:div>
    <w:div w:id="2037190607">
      <w:bodyDiv w:val="1"/>
      <w:marLeft w:val="0"/>
      <w:marRight w:val="0"/>
      <w:marTop w:val="0"/>
      <w:marBottom w:val="0"/>
      <w:divBdr>
        <w:top w:val="none" w:sz="0" w:space="0" w:color="auto"/>
        <w:left w:val="none" w:sz="0" w:space="0" w:color="auto"/>
        <w:bottom w:val="none" w:sz="0" w:space="0" w:color="auto"/>
        <w:right w:val="none" w:sz="0" w:space="0" w:color="auto"/>
      </w:divBdr>
    </w:div>
    <w:div w:id="2098550116">
      <w:bodyDiv w:val="1"/>
      <w:marLeft w:val="0"/>
      <w:marRight w:val="0"/>
      <w:marTop w:val="0"/>
      <w:marBottom w:val="0"/>
      <w:divBdr>
        <w:top w:val="none" w:sz="0" w:space="0" w:color="auto"/>
        <w:left w:val="none" w:sz="0" w:space="0" w:color="auto"/>
        <w:bottom w:val="none" w:sz="0" w:space="0" w:color="auto"/>
        <w:right w:val="none" w:sz="0" w:space="0" w:color="auto"/>
      </w:divBdr>
    </w:div>
    <w:div w:id="2122066222">
      <w:bodyDiv w:val="1"/>
      <w:marLeft w:val="0"/>
      <w:marRight w:val="0"/>
      <w:marTop w:val="0"/>
      <w:marBottom w:val="0"/>
      <w:divBdr>
        <w:top w:val="none" w:sz="0" w:space="0" w:color="auto"/>
        <w:left w:val="none" w:sz="0" w:space="0" w:color="auto"/>
        <w:bottom w:val="none" w:sz="0" w:space="0" w:color="auto"/>
        <w:right w:val="none" w:sz="0" w:space="0" w:color="auto"/>
      </w:divBdr>
      <w:divsChild>
        <w:div w:id="1185510562">
          <w:marLeft w:val="0"/>
          <w:marRight w:val="0"/>
          <w:marTop w:val="0"/>
          <w:marBottom w:val="330"/>
          <w:divBdr>
            <w:top w:val="none" w:sz="0" w:space="0" w:color="auto"/>
            <w:left w:val="none" w:sz="0" w:space="0" w:color="auto"/>
            <w:bottom w:val="none" w:sz="0" w:space="0" w:color="auto"/>
            <w:right w:val="none" w:sz="0" w:space="0" w:color="auto"/>
          </w:divBdr>
        </w:div>
        <w:div w:id="275406074">
          <w:marLeft w:val="0"/>
          <w:marRight w:val="0"/>
          <w:marTop w:val="0"/>
          <w:marBottom w:val="0"/>
          <w:divBdr>
            <w:top w:val="none" w:sz="0" w:space="0" w:color="auto"/>
            <w:left w:val="none" w:sz="0" w:space="0" w:color="auto"/>
            <w:bottom w:val="none" w:sz="0" w:space="0" w:color="auto"/>
            <w:right w:val="none" w:sz="0" w:space="0" w:color="auto"/>
          </w:divBdr>
        </w:div>
      </w:divsChild>
    </w:div>
    <w:div w:id="21231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tevenaashishjaco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9956815/generate-visual-waveform-from-mp3-wav-file-in-windows-2008-server" TargetMode="External"/><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arnatic.com/carnatic/ragalist.htm" TargetMode="External"/><Relationship Id="rId36" Type="http://schemas.openxmlformats.org/officeDocument/2006/relationships/hyperlink" Target="http://en.wikipedia.org/wiki/File:Spectrogram-non-prenasalized-consonant.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mple.wikipedia.org/wiki/file:speaker_icon.svg"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Jai14</b:Tag>
    <b:SourceType>JournalArticle</b:SourceType>
    <b:Guid>{7110AD88-2E0B-4011-9494-6699FAD2584F}</b:Guid>
    <b:Title>AngularJS: A Modern MVC Framework in JavaScript</b:Title>
    <b:Year>2014</b:Year>
    <b:Pages>13</b:Pages>
    <b:Author>
      <b:Author>
        <b:NameList>
          <b:Person>
            <b:Last>Jain</b:Last>
            <b:First>Nilesh</b:First>
          </b:Person>
          <b:Person>
            <b:Last>Mangal</b:Last>
            <b:First>Priyanka</b:First>
          </b:Person>
          <b:Person>
            <b:Last>Mehta</b:Last>
            <b:First>Deepak</b:First>
          </b:Person>
        </b:NameList>
      </b:Author>
    </b:Author>
    <b:JournalName>Journal of Global Research in Computer Science</b:JournalName>
    <b:Volume>Volume 5</b:Volume>
    <b:RefOrder>1</b:RefOrder>
  </b:Source>
  <b:Source>
    <b:Tag>FAI17</b:Tag>
    <b:SourceType>InternetSite</b:SourceType>
    <b:Guid>{CBB40BC2-733A-4410-AA41-9EA829643FCF}</b:Guid>
    <b:Title>Getting Started with Audio Data Analysis using Deep Learning (with case study)</b:Title>
    <b:Year>2017</b:Year>
    <b:Author>
      <b:Author>
        <b:NameList>
          <b:Person>
            <b:Last>SHAIKH</b:Last>
            <b:First>FAIZAN</b:First>
          </b:Person>
        </b:NameList>
      </b:Author>
    </b:Author>
    <b:InternetSiteTitle>https://www.analyticsvidhya.com/</b:InternetSiteTitle>
    <b:Month>August</b:Month>
    <b:Day>24</b:Day>
    <b:URL>https://www.analyticsvidhya.com/blog/2017/08/audio-voice-processing-deep-learning/</b:URL>
    <b:RefOrder>8</b:RefOrder>
  </b:Source>
  <b:Source>
    <b:Tag>Bur18</b:Tag>
    <b:SourceType>InternetSite</b:SourceType>
    <b:Guid>{990675BD-A50E-4DD3-BDAD-2DCC08C2C5EC}</b:Guid>
    <b:Title>Music And Computers</b:Title>
    <b:InternetSiteTitle>http://sites.music.columbia.edu/</b:InternetSiteTitle>
    <b:Year>2018</b:Year>
    <b:Month>March</b:Month>
    <b:Day>11</b:Day>
    <b:URL>http://sites.music.columbia.edu/cmc/MusicAndComputers/</b:URL>
    <b:Author>
      <b:Author>
        <b:NameList>
          <b:Person>
            <b:Last>Burk</b:Last>
            <b:First>Phil</b:First>
          </b:Person>
          <b:Person>
            <b:Last>Polansky</b:Last>
            <b:First>Larry</b:First>
          </b:Person>
          <b:Person>
            <b:Last>Repetto</b:Last>
            <b:First>Douglas</b:First>
          </b:Person>
          <b:Person>
            <b:Last>Roberts</b:Last>
            <b:First>Mary</b:First>
          </b:Person>
          <b:Person>
            <b:Last>Rockmore</b:Last>
            <b:First>Dan</b:First>
          </b:Person>
        </b:NameList>
      </b:Author>
    </b:Author>
    <b:RefOrder>9</b:RefOrder>
  </b:Source>
  <b:Source>
    <b:Tag>BYJ18</b:Tag>
    <b:SourceType>InternetSite</b:SourceType>
    <b:Guid>{3D223760-288B-418A-A451-5BF91EEA3BA8}</b:Guid>
    <b:Author>
      <b:Author>
        <b:Corporate>BYJUS</b:Corporate>
      </b:Author>
    </b:Author>
    <b:Title>Sound Waves - Loudness | Types of Pitch | Difference</b:Title>
    <b:InternetSiteTitle>https://byjus.com/</b:InternetSiteTitle>
    <b:Year>2018</b:Year>
    <b:Month>Mar</b:Month>
    <b:Day>14</b:Day>
    <b:URL>https://byjus.com/physics/loudness-of-sound/</b:URL>
    <b:RefOrder>10</b:RefOrder>
  </b:Source>
  <b:Source>
    <b:Tag>12318</b:Tag>
    <b:SourceType>InternetSite</b:SourceType>
    <b:Guid>{FDA9D46D-20EE-4767-A34D-7B0B73D37C10}</b:Guid>
    <b:Author>
      <b:Author>
        <b:Corporate>123apps LLC</b:Corporate>
      </b:Author>
    </b:Author>
    <b:Title>https://online-voice-recorder.com/</b:Title>
    <b:InternetSiteTitle>https://online-voice-recorder.com/</b:InternetSiteTitle>
    <b:Year>2018</b:Year>
    <b:URL>https://online-voice-recorder.com/</b:URL>
    <b:RefOrder>2</b:RefOrder>
  </b:Source>
  <b:Source>
    <b:Tag>Kei13</b:Tag>
    <b:SourceType>InternetSite</b:SourceType>
    <b:Guid>{34C09BA2-DA5D-4839-A441-FD5A7C157607}</b:Guid>
    <b:Author>
      <b:Author>
        <b:NameList>
          <b:Person>
            <b:Last>Horwood</b:Last>
            <b:First>Keith</b:First>
            <b:Middle>William</b:Middle>
          </b:Person>
        </b:NameList>
      </b:Author>
    </b:Author>
    <b:Title>Musical Keyboard - JS Dynamic Audio Synth</b:Title>
    <b:InternetSiteTitle>http://www.keithwhor.com/</b:InternetSiteTitle>
    <b:Year>2013</b:Year>
    <b:URL>http://www.keithwhor.com/music/</b:URL>
    <b:RefOrder>16</b:RefOrder>
  </b:Source>
  <b:Source>
    <b:Tag>sk818</b:Tag>
    <b:SourceType>InternetSite</b:SourceType>
    <b:Guid>{BCE192E7-6EB5-4607-84CF-79CBF0E9D25D}</b:Guid>
    <b:Author>
      <b:Author>
        <b:NameList>
          <b:Person>
            <b:Last>sk89q</b:Last>
          </b:Person>
        </b:NameList>
      </b:Author>
    </b:Author>
    <b:Title>Dynamic .WAV Generation in JavaScript</b:Title>
    <b:InternetSiteTitle>https://www.sk89q.com/</b:InternetSiteTitle>
    <b:Year>2018</b:Year>
    <b:Month>March</b:Month>
    <b:Day>14</b:Day>
    <b:URL>https://www.sk89q.com/playground/jswav/</b:URL>
    <b:RefOrder>17</b:RefOrder>
  </b:Source>
  <b:Source>
    <b:Tag>Kum00</b:Tag>
    <b:SourceType>InternetSite</b:SourceType>
    <b:Guid>{7B2DDE6C-64D2-4DE7-AAF8-43E7A0A56517}</b:Guid>
    <b:Title>Carnatic - Raga List</b:Title>
    <b:Year>2000</b:Year>
    <b:Author>
      <b:Author>
        <b:NameList>
          <b:Person>
            <b:Last>Santhanam</b:Last>
            <b:First>Kumaran</b:First>
          </b:Person>
        </b:NameList>
      </b:Author>
    </b:Author>
    <b:InternetSiteTitle>http://www.carnatic.com/</b:InternetSiteTitle>
    <b:Month>October</b:Month>
    <b:Day>15</b:Day>
    <b:URL>http://www.carnatic.com/carnatic/ragalist.htm</b:URL>
    <b:RefOrder>4</b:RefOrder>
  </b:Source>
  <b:Source>
    <b:Tag>Pra14</b:Tag>
    <b:SourceType>Book</b:SourceType>
    <b:Guid>{68A0F7A0-96E8-4C6B-B5F8-80740C51E659}</b:Guid>
    <b:Title>Raga Analysis Using Artificial Neural Network</b:Title>
    <b:Year>2014</b:Year>
    <b:Author>
      <b:Author>
        <b:NameList>
          <b:Person>
            <b:Last>Prasoon</b:Last>
            <b:First>Pranay</b:First>
          </b:Person>
          <b:Person>
            <b:Last>Chakraborty</b:Last>
            <b:First>Soubhik</b:First>
          </b:Person>
        </b:NameList>
      </b:Author>
      <b:BookAuthor>
        <b:NameList>
          <b:Person>
            <b:Last>Prasoon</b:Last>
            <b:First>Pranay</b:First>
          </b:Person>
          <b:Person>
            <b:Last>Chakraborty</b:Last>
            <b:First>Soubhik</b:First>
          </b:Person>
        </b:NameList>
      </b:BookAuthor>
    </b:Author>
    <b:BookTitle>Raga Analysis Using Artificial Neural Network</b:BookTitle>
    <b:Pages>62</b:Pages>
    <b:Publisher>Lambert Academic Publishing</b:Publisher>
    <b:RefOrder>3</b:RefOrder>
  </b:Source>
  <b:Source>
    <b:Tag>Eth14</b:Tag>
    <b:SourceType>InternetSite</b:SourceType>
    <b:Guid>{C6A84DD5-E020-4E06-97FA-5A23BA2E880A}</b:Guid>
    <b:Title>Visualizing rhythm</b:Title>
    <b:Year>2014</b:Year>
    <b:Author>
      <b:Author>
        <b:NameList>
          <b:Person>
            <b:Last>Hein</b:Last>
            <b:First>Ethan</b:First>
          </b:Person>
        </b:NameList>
      </b:Author>
    </b:Author>
    <b:InternetSiteTitle>The Ethan Hein Blog</b:InternetSiteTitle>
    <b:Month>November</b:Month>
    <b:Day>30</b:Day>
    <b:URL>http://www.ethanhein.com/wp/my-nyu-masters-thesis/visualizing-rhythm/</b:URL>
    <b:RefOrder>5</b:RefOrder>
  </b:Source>
  <b:Source>
    <b:Tag>Mam16</b:Tag>
    <b:SourceType>InternetSite</b:SourceType>
    <b:Guid>{296423C8-6527-486D-AEDD-ED225B2B6403}</b:Guid>
    <b:Author>
      <b:Author>
        <b:NameList>
          <b:Person>
            <b:Last>Mammen</b:Last>
            <b:First>Stanly</b:First>
          </b:Person>
          <b:Person>
            <b:Last>Krishnamurthi</b:Last>
            <b:First>Ilango</b:First>
          </b:Person>
          <b:Person>
            <b:Last>Varma</b:Last>
            <b:First>A.</b:First>
            <b:Middle>Jalaja</b:Middle>
          </b:Person>
          <b:Person>
            <b:Last>Sujatha</b:Last>
            <b:First>G.</b:First>
          </b:Person>
        </b:NameList>
      </b:Author>
    </b:Author>
    <b:Title>EURASIP Journal on Audio, Speech, and Music Processing</b:Title>
    <b:InternetSiteTitle>Springer Open</b:InternetSiteTitle>
    <b:Year>2016</b:Year>
    <b:Month>February</b:Month>
    <b:Day>16</b:Day>
    <b:URL>https://asmp-eurasipjournals.springeropen.com/articles/10.1186/s13636-016-0083-z</b:URL>
    <b:RefOrder>6</b:RefOrder>
  </b:Source>
  <b:Source>
    <b:Tag>SSa17</b:Tag>
    <b:SourceType>InternetSite</b:SourceType>
    <b:Guid>{6FBF1140-6C45-4090-A034-F3A45CF5523A}</b:Guid>
    <b:Author>
      <b:Author>
        <b:NameList>
          <b:Person>
            <b:Last>S. Samsekai Manjabhat</b:Last>
            <b:First>Shashidhar</b:First>
            <b:Middle>G. Koolagudi, K. S. Rao &amp; Pravin Bhaskar Ramteke</b:Middle>
          </b:Person>
        </b:NameList>
      </b:Author>
    </b:Author>
    <b:Title>Raga and Tonic Identification in Carnatic Music</b:Title>
    <b:InternetSiteTitle> Journal of New Music Research</b:InternetSiteTitle>
    <b:Year>2017</b:Year>
    <b:URL>https://www.tandfonline.com/doi/full/10.1080/09298215.2017.1330351?src=recsys</b:URL>
    <b:RefOrder>18</b:RefOrder>
  </b:Source>
  <b:Source>
    <b:Tag>Vih18</b:Tag>
    <b:SourceType>InternetSite</b:SourceType>
    <b:Guid>{8E15D172-296A-48D3-83B4-95ED8ED6FC22}</b:Guid>
    <b:Author>
      <b:Author>
        <b:NameList>
          <b:Person>
            <b:Last>Kurama</b:Last>
            <b:First>Vihar</b:First>
          </b:Person>
        </b:NameList>
      </b:Author>
    </b:Author>
    <b:Title>Deep Learning with Python</b:Title>
    <b:InternetSiteTitle>Towards Data Science</b:InternetSiteTitle>
    <b:Year>2018</b:Year>
    <b:Month>March</b:Month>
    <b:Day>14</b:Day>
    <b:URL>https://towardsdatascience.com/deep-learning-with-python-703e26853820</b:URL>
    <b:RefOrder>7</b:RefOrder>
  </b:Source>
  <b:Source>
    <b:Tag>Dea17</b:Tag>
    <b:SourceType>InternetSite</b:SourceType>
    <b:Guid>{25D5D7A8-29C5-4C97-AC2F-461FB4F6162D}</b:Guid>
    <b:Author>
      <b:Author>
        <b:NameList>
          <b:Person>
            <b:Last>Malone</b:Last>
            <b:First>Dean</b:First>
          </b:Person>
        </b:NameList>
      </b:Author>
    </b:Author>
    <b:Title>Piano Play: Angular 2 piano notation app</b:Title>
    <b:InternetSiteTitle>dean Malone</b:InternetSiteTitle>
    <b:Year>2017</b:Year>
    <b:Month>January</b:Month>
    <b:Day>29</b:Day>
    <b:URL>http://deanmalone.net/post/piano-play/</b:URL>
    <b:RefOrder>15</b:RefOrder>
  </b:Source>
  <b:Source>
    <b:Tag>AMT50</b:Tag>
    <b:SourceType>DocumentFromInternetSite</b:SourceType>
    <b:Guid>{459A191E-DAB4-45CB-A0AD-9B89733EBDCB}</b:Guid>
    <b:Title>Turing.pdf</b:Title>
    <b:InternetSiteTitle>https://www.csee.umbc.edu/</b:InternetSiteTitle>
    <b:Year>1950</b:Year>
    <b:URL>https://www.csee.umbc.edu/courses/471/papers/turing.pdf</b:URL>
    <b:Author>
      <b:Author>
        <b:NameList>
          <b:Person>
            <b:Last>Turing</b:Last>
            <b:First>A.</b:First>
            <b:Middle>M.</b:Middle>
          </b:Person>
        </b:NameList>
      </b:Author>
    </b:Author>
    <b:RefOrder>11</b:RefOrder>
  </b:Source>
  <b:Source>
    <b:Tag>Ter71</b:Tag>
    <b:SourceType>DocumentFromInternetSite</b:SourceType>
    <b:Guid>{629F1E75-17F3-4E97-AB0C-4BE213DABF19}</b:Guid>
    <b:Author>
      <b:Author>
        <b:NameList>
          <b:Person>
            <b:Last>Winograd</b:Last>
            <b:First>Terry</b:First>
          </b:Person>
        </b:NameList>
      </b:Author>
    </b:Author>
    <b:Title>SHRDLU</b:Title>
    <b:InternetSiteTitle>https://hci.stanford.edu/</b:InternetSiteTitle>
    <b:Year>1971</b:Year>
    <b:Month>02</b:Month>
    <b:URL>https://hci.stanford.edu/winograd/shrdlu/</b:URL>
    <b:RefOrder>12</b:RefOrder>
  </b:Source>
  <b:Source>
    <b:Tag>Jov18</b:Tag>
    <b:SourceType>DocumentFromInternetSite</b:SourceType>
    <b:Guid>{C758B8CC-F8C1-495F-B2D7-D13A23838132}</b:Guid>
    <b:Author>
      <b:Author>
        <b:NameList>
          <b:Person>
            <b:Last>Jovanovic</b:Last>
            <b:First>Jovan</b:First>
          </b:Person>
        </b:NameList>
      </b:Author>
    </b:Author>
    <b:Title>shazam-it-music-processing-fingerprinting-and-recognition</b:Title>
    <b:InternetSiteTitle>https://www.toptal.com/</b:InternetSiteTitle>
    <b:Year>2018</b:Year>
    <b:Month>05</b:Month>
    <b:Day>12</b:Day>
    <b:URL>https://www.toptal.com/algorithms/shazam-it-music-processing-fingerprinting-and-recognition</b:URL>
    <b:RefOrder>13</b:RefOrder>
  </b:Source>
  <b:Source>
    <b:Tag>Ave06</b:Tag>
    <b:SourceType>DocumentFromInternetSite</b:SourceType>
    <b:Guid>{116AC18F-821E-431D-B7B7-079F5BF6BA18}</b:Guid>
    <b:Author>
      <b:Author>
        <b:NameList>
          <b:Person>
            <b:Last>Wang</b:Last>
            <b:First>Avery</b:First>
            <b:Middle>Li-Chun</b:Middle>
          </b:Person>
        </b:NameList>
      </b:Author>
    </b:Author>
    <b:Title>An Industrial-Strength Audio Search Algorithm </b:Title>
    <b:InternetSiteTitle>http://www.ee.columbia.edu</b:InternetSiteTitle>
    <b:Year>2006</b:Year>
    <b:Month>Jan</b:Month>
    <b:Day>19</b:Day>
    <b:URL>http://www.ee.columbia.edu/~dpwe/papers/Wang03-shazam.pdf</b:URL>
    <b:RefOrder>14</b:RefOrder>
  </b:Source>
</b:Sources>
</file>

<file path=customXml/itemProps1.xml><?xml version="1.0" encoding="utf-8"?>
<ds:datastoreItem xmlns:ds="http://schemas.openxmlformats.org/officeDocument/2006/customXml" ds:itemID="{A3003AB4-061D-46AC-8F37-EFBAC58A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23823</TotalTime>
  <Pages>30</Pages>
  <Words>5755</Words>
  <Characters>32806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sripriya</dc:creator>
  <cp:keywords/>
  <dc:description/>
  <cp:lastModifiedBy>sripriya</cp:lastModifiedBy>
  <cp:revision>383</cp:revision>
  <dcterms:created xsi:type="dcterms:W3CDTF">2018-02-04T22:52:00Z</dcterms:created>
  <dcterms:modified xsi:type="dcterms:W3CDTF">2018-05-18T18:55:00Z</dcterms:modified>
</cp:coreProperties>
</file>